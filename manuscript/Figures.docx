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A0AC" w14:textId="249D5EB1" w:rsidR="00246CF7" w:rsidRDefault="00AF2B73" w:rsidP="00E46566">
      <w:pPr>
        <w:spacing w:line="480" w:lineRule="auto"/>
        <w:jc w:val="center"/>
      </w:pPr>
      <w:r>
        <w:rPr>
          <w:noProof/>
        </w:rPr>
        <w:drawing>
          <wp:inline distT="0" distB="0" distL="0" distR="0" wp14:anchorId="44467761" wp14:editId="6A781D70">
            <wp:extent cx="5943600" cy="4107815"/>
            <wp:effectExtent l="0" t="0" r="0" b="6985"/>
            <wp:docPr id="992564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64197" name="Picture 9925641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07815"/>
                    </a:xfrm>
                    <a:prstGeom prst="rect">
                      <a:avLst/>
                    </a:prstGeom>
                  </pic:spPr>
                </pic:pic>
              </a:graphicData>
            </a:graphic>
          </wp:inline>
        </w:drawing>
      </w:r>
    </w:p>
    <w:p w14:paraId="57EBC2A0" w14:textId="7FA3174D" w:rsidR="003E1733" w:rsidRDefault="00AF2B73" w:rsidP="00E46566">
      <w:pPr>
        <w:spacing w:line="480" w:lineRule="auto"/>
        <w:rPr>
          <w:rFonts w:ascii="Times New Roman" w:hAnsi="Times New Roman" w:cs="Times New Roman"/>
        </w:rPr>
      </w:pPr>
      <w:r w:rsidRPr="00AF2B73">
        <w:rPr>
          <w:rFonts w:ascii="Times New Roman" w:hAnsi="Times New Roman" w:cs="Times New Roman"/>
          <w:b/>
          <w:bCs/>
        </w:rPr>
        <w:t xml:space="preserve">Figure 1. </w:t>
      </w:r>
      <w:r w:rsidRPr="00AF2B73">
        <w:rPr>
          <w:rFonts w:ascii="Times New Roman" w:hAnsi="Times New Roman" w:cs="Times New Roman"/>
        </w:rPr>
        <w:t>Sampling localities where focal southern capuchinos were recorded in Argentina. Provinces surveyed are shown in green, and each locality is indicated by a black point, with locality abbreviations (EI, E, ER, MC, S) given in parentheses. Illustrations of southern capuchinos indicate the species recorded in sympatry at each locality. Species names are provided in the legend.</w:t>
      </w:r>
    </w:p>
    <w:p w14:paraId="2EC1F12A" w14:textId="77777777" w:rsidR="003E1733" w:rsidRDefault="003E1733">
      <w:pPr>
        <w:rPr>
          <w:rFonts w:ascii="Times New Roman" w:hAnsi="Times New Roman" w:cs="Times New Roman"/>
        </w:rPr>
      </w:pPr>
      <w:r>
        <w:rPr>
          <w:rFonts w:ascii="Times New Roman" w:hAnsi="Times New Roman" w:cs="Times New Roman"/>
        </w:rPr>
        <w:br w:type="page"/>
      </w:r>
    </w:p>
    <w:p w14:paraId="0294BBCD" w14:textId="76FFAB96" w:rsidR="000F59CF" w:rsidRDefault="009104FA" w:rsidP="00E46566">
      <w:pPr>
        <w:spacing w:line="480" w:lineRule="auto"/>
        <w:rPr>
          <w:ins w:id="0" w:author="Darío Lijtmaer" w:date="2026-03-12T08:14:00Z" w16du:dateUtc="2026-03-12T11:14:00Z"/>
          <w:rFonts w:ascii="Times New Roman" w:hAnsi="Times New Roman" w:cs="Times New Roman"/>
        </w:rPr>
      </w:pPr>
      <w:r>
        <w:rPr>
          <w:rFonts w:ascii="Times New Roman" w:hAnsi="Times New Roman" w:cs="Times New Roman"/>
          <w:noProof/>
        </w:rPr>
        <w:lastRenderedPageBreak/>
        <w:drawing>
          <wp:inline distT="0" distB="0" distL="0" distR="0" wp14:anchorId="496690ED" wp14:editId="268355A6">
            <wp:extent cx="5943600" cy="6266180"/>
            <wp:effectExtent l="0" t="0" r="0" b="1270"/>
            <wp:docPr id="635485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5228" name="Picture 6354852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266180"/>
                    </a:xfrm>
                    <a:prstGeom prst="rect">
                      <a:avLst/>
                    </a:prstGeom>
                  </pic:spPr>
                </pic:pic>
              </a:graphicData>
            </a:graphic>
          </wp:inline>
        </w:drawing>
      </w:r>
    </w:p>
    <w:p w14:paraId="30D1A767" w14:textId="0BFDDF3E" w:rsidR="003E1733" w:rsidRDefault="00904F5F" w:rsidP="00A424A3">
      <w:pPr>
        <w:spacing w:line="480" w:lineRule="auto"/>
        <w:rPr>
          <w:rFonts w:ascii="Times New Roman" w:hAnsi="Times New Roman" w:cs="Times New Roman"/>
        </w:rPr>
      </w:pPr>
      <w:r w:rsidRPr="00904F5F">
        <w:rPr>
          <w:rFonts w:ascii="Times New Roman" w:hAnsi="Times New Roman" w:cs="Times New Roman"/>
          <w:b/>
          <w:bCs/>
        </w:rPr>
        <w:t xml:space="preserve">Figure 2. </w:t>
      </w:r>
      <w:r w:rsidRPr="00904F5F">
        <w:rPr>
          <w:rFonts w:ascii="Times New Roman" w:hAnsi="Times New Roman" w:cs="Times New Roman"/>
        </w:rPr>
        <w:t>Spectrograms showing representative examples of a simple song (</w:t>
      </w:r>
      <w:r w:rsidRPr="00904F5F">
        <w:rPr>
          <w:rFonts w:ascii="Times New Roman" w:hAnsi="Times New Roman" w:cs="Times New Roman"/>
          <w:b/>
          <w:bCs/>
        </w:rPr>
        <w:t>A</w:t>
      </w:r>
      <w:r w:rsidRPr="00904F5F">
        <w:rPr>
          <w:rFonts w:ascii="Times New Roman" w:hAnsi="Times New Roman" w:cs="Times New Roman"/>
        </w:rPr>
        <w:t>) and a complex song (</w:t>
      </w:r>
      <w:r w:rsidRPr="00904F5F">
        <w:rPr>
          <w:rFonts w:ascii="Times New Roman" w:hAnsi="Times New Roman" w:cs="Times New Roman"/>
          <w:b/>
          <w:bCs/>
        </w:rPr>
        <w:t>B</w:t>
      </w:r>
      <w:r w:rsidRPr="00904F5F">
        <w:rPr>
          <w:rFonts w:ascii="Times New Roman" w:hAnsi="Times New Roman" w:cs="Times New Roman"/>
        </w:rPr>
        <w:t xml:space="preserve">) of </w:t>
      </w:r>
      <w:r w:rsidRPr="00904F5F">
        <w:rPr>
          <w:rFonts w:ascii="Times New Roman" w:hAnsi="Times New Roman" w:cs="Times New Roman"/>
          <w:i/>
          <w:iCs/>
        </w:rPr>
        <w:t>Sporophila hypoxantha</w:t>
      </w:r>
      <w:r w:rsidRPr="00904F5F">
        <w:rPr>
          <w:rFonts w:ascii="Times New Roman" w:hAnsi="Times New Roman" w:cs="Times New Roman"/>
        </w:rPr>
        <w:t xml:space="preserve"> from Entre Ríos (ER). Acoustic signals are represented as frequency (kHz) over time (ms). The simple song consists of a small number of relatively simple elements, whereas the complex song begins with the same simple elements and then transitions into a more elaborate sequence of structurally complex elements.</w:t>
      </w:r>
    </w:p>
    <w:p w14:paraId="010C5E67" w14:textId="704F648F" w:rsidR="001C7ED4" w:rsidRDefault="00DF135E" w:rsidP="00E46566">
      <w:pPr>
        <w:spacing w:line="480" w:lineRule="auto"/>
        <w:rPr>
          <w:rFonts w:ascii="Times New Roman" w:hAnsi="Times New Roman" w:cs="Times New Roman"/>
        </w:rPr>
      </w:pPr>
      <w:r w:rsidRPr="00904F5F">
        <w:rPr>
          <w:rFonts w:ascii="Times New Roman" w:hAnsi="Times New Roman" w:cs="Times New Roman"/>
          <w:noProof/>
        </w:rPr>
        <w:lastRenderedPageBreak/>
        <w:drawing>
          <wp:inline distT="0" distB="0" distL="0" distR="0" wp14:anchorId="2EA871B9" wp14:editId="64336D89">
            <wp:extent cx="5943600" cy="8209915"/>
            <wp:effectExtent l="0" t="0" r="0" b="635"/>
            <wp:docPr id="22657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70968" name="Picture 2265709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8209915"/>
                    </a:xfrm>
                    <a:prstGeom prst="rect">
                      <a:avLst/>
                    </a:prstGeom>
                  </pic:spPr>
                </pic:pic>
              </a:graphicData>
            </a:graphic>
          </wp:inline>
        </w:drawing>
      </w:r>
    </w:p>
    <w:p w14:paraId="27F98040" w14:textId="5E6625C0" w:rsidR="00A93362" w:rsidRDefault="00610451" w:rsidP="00D941E1">
      <w:pPr>
        <w:spacing w:line="480" w:lineRule="auto"/>
        <w:rPr>
          <w:rFonts w:ascii="Times New Roman" w:hAnsi="Times New Roman" w:cs="Times New Roman"/>
        </w:rPr>
      </w:pPr>
      <w:r w:rsidRPr="00610451">
        <w:rPr>
          <w:rFonts w:ascii="Times New Roman" w:hAnsi="Times New Roman" w:cs="Times New Roman"/>
          <w:b/>
          <w:bCs/>
        </w:rPr>
        <w:lastRenderedPageBreak/>
        <w:t xml:space="preserve">Figure 3. </w:t>
      </w:r>
      <w:r w:rsidRPr="00610451">
        <w:rPr>
          <w:rFonts w:ascii="Times New Roman" w:hAnsi="Times New Roman" w:cs="Times New Roman"/>
        </w:rPr>
        <w:t xml:space="preserve">Acoustic spaces of focal southern capuchino species </w:t>
      </w:r>
      <w:proofErr w:type="gramStart"/>
      <w:r w:rsidRPr="00610451">
        <w:rPr>
          <w:rFonts w:ascii="Times New Roman" w:hAnsi="Times New Roman" w:cs="Times New Roman"/>
        </w:rPr>
        <w:t>defined</w:t>
      </w:r>
      <w:proofErr w:type="gramEnd"/>
      <w:r w:rsidRPr="00610451">
        <w:rPr>
          <w:rFonts w:ascii="Times New Roman" w:hAnsi="Times New Roman" w:cs="Times New Roman"/>
        </w:rPr>
        <w:t xml:space="preserve"> by the first </w:t>
      </w:r>
      <w:r w:rsidR="002C07B4">
        <w:rPr>
          <w:rFonts w:ascii="Times New Roman" w:hAnsi="Times New Roman" w:cs="Times New Roman"/>
        </w:rPr>
        <w:t>three</w:t>
      </w:r>
      <w:r w:rsidRPr="00610451">
        <w:rPr>
          <w:rFonts w:ascii="Times New Roman" w:hAnsi="Times New Roman" w:cs="Times New Roman"/>
        </w:rPr>
        <w:t xml:space="preserve"> principal components</w:t>
      </w:r>
      <w:r w:rsidR="00CC36D1">
        <w:rPr>
          <w:rFonts w:ascii="Times New Roman" w:hAnsi="Times New Roman" w:cs="Times New Roman"/>
        </w:rPr>
        <w:t xml:space="preserve">. </w:t>
      </w:r>
      <w:r w:rsidR="00CC36D1" w:rsidRPr="00D13CF9">
        <w:rPr>
          <w:rFonts w:ascii="Times New Roman" w:hAnsi="Times New Roman" w:cs="Times New Roman"/>
        </w:rPr>
        <w:t xml:space="preserve">For simple songs, acoustic spaces are shown for element-level </w:t>
      </w:r>
      <w:r w:rsidR="000A3521">
        <w:rPr>
          <w:rFonts w:ascii="Times New Roman" w:hAnsi="Times New Roman" w:cs="Times New Roman"/>
        </w:rPr>
        <w:t>(</w:t>
      </w:r>
      <w:r w:rsidRPr="00610451">
        <w:rPr>
          <w:rFonts w:ascii="Times New Roman" w:hAnsi="Times New Roman" w:cs="Times New Roman"/>
          <w:b/>
          <w:bCs/>
        </w:rPr>
        <w:t>A</w:t>
      </w:r>
      <w:r w:rsidR="000A3521">
        <w:rPr>
          <w:rFonts w:ascii="Times New Roman" w:hAnsi="Times New Roman" w:cs="Times New Roman"/>
          <w:b/>
          <w:bCs/>
        </w:rPr>
        <w:t xml:space="preserve"> - B</w:t>
      </w:r>
      <w:r w:rsidRPr="000A3521">
        <w:rPr>
          <w:rFonts w:ascii="Times New Roman" w:hAnsi="Times New Roman" w:cs="Times New Roman"/>
        </w:rPr>
        <w:t>)</w:t>
      </w:r>
      <w:r w:rsidRPr="00610451">
        <w:rPr>
          <w:rFonts w:ascii="Times New Roman" w:hAnsi="Times New Roman" w:cs="Times New Roman"/>
        </w:rPr>
        <w:t xml:space="preserve"> and song level </w:t>
      </w:r>
      <w:r w:rsidR="00CD1E2A">
        <w:rPr>
          <w:rFonts w:ascii="Times New Roman" w:hAnsi="Times New Roman" w:cs="Times New Roman"/>
        </w:rPr>
        <w:t xml:space="preserve">analyses </w:t>
      </w:r>
      <w:r w:rsidR="000A3521">
        <w:rPr>
          <w:rFonts w:ascii="Times New Roman" w:hAnsi="Times New Roman" w:cs="Times New Roman"/>
        </w:rPr>
        <w:t>(</w:t>
      </w:r>
      <w:r w:rsidR="000A3521" w:rsidRPr="000A3521">
        <w:rPr>
          <w:rFonts w:ascii="Times New Roman" w:hAnsi="Times New Roman" w:cs="Times New Roman"/>
          <w:b/>
          <w:bCs/>
        </w:rPr>
        <w:t>C - D</w:t>
      </w:r>
      <w:r w:rsidRPr="000A3521">
        <w:rPr>
          <w:rFonts w:ascii="Times New Roman" w:hAnsi="Times New Roman" w:cs="Times New Roman"/>
        </w:rPr>
        <w:t>)</w:t>
      </w:r>
      <w:r w:rsidR="00CD1E2A">
        <w:rPr>
          <w:rFonts w:ascii="Times New Roman" w:hAnsi="Times New Roman" w:cs="Times New Roman"/>
        </w:rPr>
        <w:t xml:space="preserve">. </w:t>
      </w:r>
      <w:r w:rsidR="00395257" w:rsidRPr="00D13CF9">
        <w:rPr>
          <w:rFonts w:ascii="Times New Roman" w:hAnsi="Times New Roman" w:cs="Times New Roman"/>
        </w:rPr>
        <w:t>For complex songs, acoustic spaces are shown for element-level</w:t>
      </w:r>
      <w:r w:rsidR="00395257">
        <w:rPr>
          <w:rFonts w:ascii="Times New Roman" w:hAnsi="Times New Roman" w:cs="Times New Roman"/>
        </w:rPr>
        <w:t xml:space="preserve"> </w:t>
      </w:r>
      <w:r w:rsidR="00357115">
        <w:rPr>
          <w:rFonts w:ascii="Times New Roman" w:hAnsi="Times New Roman" w:cs="Times New Roman"/>
        </w:rPr>
        <w:t>(</w:t>
      </w:r>
      <w:r w:rsidR="00357115">
        <w:rPr>
          <w:rFonts w:ascii="Times New Roman" w:hAnsi="Times New Roman" w:cs="Times New Roman"/>
          <w:b/>
          <w:bCs/>
        </w:rPr>
        <w:t>E - F</w:t>
      </w:r>
      <w:r w:rsidRPr="00357115">
        <w:rPr>
          <w:rFonts w:ascii="Times New Roman" w:hAnsi="Times New Roman" w:cs="Times New Roman"/>
        </w:rPr>
        <w:t>)</w:t>
      </w:r>
      <w:r w:rsidRPr="00610451">
        <w:rPr>
          <w:rFonts w:ascii="Times New Roman" w:hAnsi="Times New Roman" w:cs="Times New Roman"/>
        </w:rPr>
        <w:t xml:space="preserve"> and song level</w:t>
      </w:r>
      <w:r w:rsidR="00395257">
        <w:rPr>
          <w:rFonts w:ascii="Times New Roman" w:hAnsi="Times New Roman" w:cs="Times New Roman"/>
        </w:rPr>
        <w:t xml:space="preserve"> analyses</w:t>
      </w:r>
      <w:r w:rsidRPr="00610451">
        <w:rPr>
          <w:rFonts w:ascii="Times New Roman" w:hAnsi="Times New Roman" w:cs="Times New Roman"/>
        </w:rPr>
        <w:t xml:space="preserve"> </w:t>
      </w:r>
      <w:r w:rsidR="00357115">
        <w:rPr>
          <w:rFonts w:ascii="Times New Roman" w:hAnsi="Times New Roman" w:cs="Times New Roman"/>
        </w:rPr>
        <w:t>(</w:t>
      </w:r>
      <w:r w:rsidR="00357115" w:rsidRPr="00357115">
        <w:rPr>
          <w:rFonts w:ascii="Times New Roman" w:hAnsi="Times New Roman" w:cs="Times New Roman"/>
          <w:b/>
          <w:bCs/>
        </w:rPr>
        <w:t xml:space="preserve">G - </w:t>
      </w:r>
      <w:r w:rsidRPr="00610451">
        <w:rPr>
          <w:rFonts w:ascii="Times New Roman" w:hAnsi="Times New Roman" w:cs="Times New Roman"/>
          <w:b/>
          <w:bCs/>
        </w:rPr>
        <w:t>D</w:t>
      </w:r>
      <w:r w:rsidRPr="00357115">
        <w:rPr>
          <w:rFonts w:ascii="Times New Roman" w:hAnsi="Times New Roman" w:cs="Times New Roman"/>
        </w:rPr>
        <w:t>)</w:t>
      </w:r>
      <w:r w:rsidRPr="00610451">
        <w:rPr>
          <w:rFonts w:ascii="Times New Roman" w:hAnsi="Times New Roman" w:cs="Times New Roman"/>
        </w:rPr>
        <w:t xml:space="preserve">. </w:t>
      </w:r>
      <w:r w:rsidR="00D941E1" w:rsidRPr="00D13CF9">
        <w:rPr>
          <w:rFonts w:ascii="Times New Roman" w:hAnsi="Times New Roman" w:cs="Times New Roman"/>
        </w:rPr>
        <w:t xml:space="preserve">Colors indicate species identity (see </w:t>
      </w:r>
      <w:proofErr w:type="gramStart"/>
      <w:r w:rsidR="00D941E1" w:rsidRPr="00D13CF9">
        <w:rPr>
          <w:rFonts w:ascii="Times New Roman" w:hAnsi="Times New Roman" w:cs="Times New Roman"/>
        </w:rPr>
        <w:t>inset</w:t>
      </w:r>
      <w:proofErr w:type="gramEnd"/>
      <w:r w:rsidR="00D941E1" w:rsidRPr="00D13CF9">
        <w:rPr>
          <w:rFonts w:ascii="Times New Roman" w:hAnsi="Times New Roman" w:cs="Times New Roman"/>
        </w:rPr>
        <w:t>).</w:t>
      </w:r>
      <w:r w:rsidR="00257615" w:rsidRPr="00257615">
        <w:t xml:space="preserve"> </w:t>
      </w:r>
      <w:r w:rsidR="00257615" w:rsidRPr="00257615">
        <w:rPr>
          <w:rFonts w:ascii="Times New Roman" w:hAnsi="Times New Roman" w:cs="Times New Roman"/>
        </w:rPr>
        <w:t>Ellipses indicate 95% confidence intervals</w:t>
      </w:r>
      <w:r w:rsidR="001E5094">
        <w:rPr>
          <w:rFonts w:ascii="Times New Roman" w:hAnsi="Times New Roman" w:cs="Times New Roman"/>
        </w:rPr>
        <w:t>.</w:t>
      </w:r>
      <w:r w:rsidR="00D941E1" w:rsidRPr="00D13CF9">
        <w:rPr>
          <w:rFonts w:ascii="Times New Roman" w:hAnsi="Times New Roman" w:cs="Times New Roman"/>
        </w:rPr>
        <w:t xml:space="preserve"> The percentage of variance explained by each principal component is indicated on the corresponding axis.</w:t>
      </w:r>
    </w:p>
    <w:p w14:paraId="0FC30CFF" w14:textId="77777777" w:rsidR="00A93362" w:rsidRDefault="00A93362">
      <w:pPr>
        <w:rPr>
          <w:rFonts w:ascii="Times New Roman" w:hAnsi="Times New Roman" w:cs="Times New Roman"/>
        </w:rPr>
      </w:pPr>
      <w:r>
        <w:rPr>
          <w:rFonts w:ascii="Times New Roman" w:hAnsi="Times New Roman" w:cs="Times New Roman"/>
        </w:rPr>
        <w:br w:type="page"/>
      </w:r>
    </w:p>
    <w:p w14:paraId="089AAC5C" w14:textId="13968BA9" w:rsidR="009410F8" w:rsidRDefault="00121FCB" w:rsidP="00E46566">
      <w:pPr>
        <w:spacing w:line="480" w:lineRule="auto"/>
        <w:rPr>
          <w:rFonts w:ascii="Times New Roman" w:hAnsi="Times New Roman" w:cs="Times New Roman"/>
          <w:b/>
          <w:bCs/>
        </w:rPr>
      </w:pPr>
      <w:bookmarkStart w:id="1" w:name="_Hlk176262714"/>
      <w:r>
        <w:rPr>
          <w:rFonts w:ascii="Times New Roman" w:hAnsi="Times New Roman" w:cs="Times New Roman"/>
          <w:b/>
          <w:bCs/>
          <w:noProof/>
        </w:rPr>
        <w:lastRenderedPageBreak/>
        <w:drawing>
          <wp:inline distT="0" distB="0" distL="0" distR="0" wp14:anchorId="117882E0" wp14:editId="376DBEB0">
            <wp:extent cx="5943600" cy="7687310"/>
            <wp:effectExtent l="0" t="0" r="0" b="8890"/>
            <wp:docPr id="1228876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6809" name="Picture 12288768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687310"/>
                    </a:xfrm>
                    <a:prstGeom prst="rect">
                      <a:avLst/>
                    </a:prstGeom>
                  </pic:spPr>
                </pic:pic>
              </a:graphicData>
            </a:graphic>
          </wp:inline>
        </w:drawing>
      </w:r>
    </w:p>
    <w:p w14:paraId="7E3FFFAA" w14:textId="4CE8FE45" w:rsidR="008266C5" w:rsidRDefault="008266C5" w:rsidP="00E46566">
      <w:pPr>
        <w:spacing w:line="480" w:lineRule="auto"/>
        <w:rPr>
          <w:rFonts w:ascii="Times New Roman" w:hAnsi="Times New Roman" w:cs="Times New Roman"/>
          <w:b/>
          <w:bCs/>
        </w:rPr>
      </w:pPr>
      <w:r w:rsidRPr="008266C5">
        <w:rPr>
          <w:rFonts w:ascii="Times New Roman" w:hAnsi="Times New Roman" w:cs="Times New Roman"/>
          <w:b/>
          <w:bCs/>
        </w:rPr>
        <w:lastRenderedPageBreak/>
        <w:t xml:space="preserve">Figure 4. </w:t>
      </w:r>
      <w:r w:rsidRPr="008266C5">
        <w:rPr>
          <w:rFonts w:ascii="Times New Roman" w:hAnsi="Times New Roman" w:cs="Times New Roman"/>
        </w:rPr>
        <w:t>Acoustic variation among the focal southern capuchino species. Mean PC scores (± SE) are shown for each species on the retained principal components describing acoustic variation estimated at the element level for simple songs</w:t>
      </w:r>
      <w:r>
        <w:rPr>
          <w:rFonts w:ascii="Times New Roman" w:hAnsi="Times New Roman" w:cs="Times New Roman"/>
        </w:rPr>
        <w:t xml:space="preserve"> </w:t>
      </w:r>
      <w:r w:rsidRPr="008266C5">
        <w:rPr>
          <w:rFonts w:ascii="Times New Roman" w:hAnsi="Times New Roman" w:cs="Times New Roman"/>
        </w:rPr>
        <w:t>(</w:t>
      </w:r>
      <w:r w:rsidRPr="008266C5">
        <w:rPr>
          <w:rFonts w:ascii="Times New Roman" w:hAnsi="Times New Roman" w:cs="Times New Roman"/>
          <w:b/>
          <w:bCs/>
        </w:rPr>
        <w:t>A</w:t>
      </w:r>
      <w:r w:rsidRPr="008266C5">
        <w:rPr>
          <w:rFonts w:ascii="Times New Roman" w:hAnsi="Times New Roman" w:cs="Times New Roman"/>
        </w:rPr>
        <w:t>), at the song level for simple songs</w:t>
      </w:r>
      <w:r>
        <w:rPr>
          <w:rFonts w:ascii="Times New Roman" w:hAnsi="Times New Roman" w:cs="Times New Roman"/>
        </w:rPr>
        <w:t xml:space="preserve"> </w:t>
      </w:r>
      <w:r w:rsidRPr="008266C5">
        <w:rPr>
          <w:rFonts w:ascii="Times New Roman" w:hAnsi="Times New Roman" w:cs="Times New Roman"/>
        </w:rPr>
        <w:t>(</w:t>
      </w:r>
      <w:r w:rsidRPr="008266C5">
        <w:rPr>
          <w:rFonts w:ascii="Times New Roman" w:hAnsi="Times New Roman" w:cs="Times New Roman"/>
          <w:b/>
          <w:bCs/>
        </w:rPr>
        <w:t>B</w:t>
      </w:r>
      <w:r w:rsidRPr="008266C5">
        <w:rPr>
          <w:rFonts w:ascii="Times New Roman" w:hAnsi="Times New Roman" w:cs="Times New Roman"/>
        </w:rPr>
        <w:t>), at the element level for complex songs</w:t>
      </w:r>
      <w:r>
        <w:rPr>
          <w:rFonts w:ascii="Times New Roman" w:hAnsi="Times New Roman" w:cs="Times New Roman"/>
        </w:rPr>
        <w:t xml:space="preserve"> </w:t>
      </w:r>
      <w:r w:rsidRPr="008266C5">
        <w:rPr>
          <w:rFonts w:ascii="Times New Roman" w:hAnsi="Times New Roman" w:cs="Times New Roman"/>
        </w:rPr>
        <w:t>(</w:t>
      </w:r>
      <w:r w:rsidRPr="008266C5">
        <w:rPr>
          <w:rFonts w:ascii="Times New Roman" w:hAnsi="Times New Roman" w:cs="Times New Roman"/>
          <w:b/>
          <w:bCs/>
        </w:rPr>
        <w:t>C</w:t>
      </w:r>
      <w:r w:rsidRPr="008266C5">
        <w:rPr>
          <w:rFonts w:ascii="Times New Roman" w:hAnsi="Times New Roman" w:cs="Times New Roman"/>
        </w:rPr>
        <w:t>), and at the song level for complex songs</w:t>
      </w:r>
      <w:r>
        <w:rPr>
          <w:rFonts w:ascii="Times New Roman" w:hAnsi="Times New Roman" w:cs="Times New Roman"/>
        </w:rPr>
        <w:t xml:space="preserve"> </w:t>
      </w:r>
      <w:r w:rsidRPr="008266C5">
        <w:rPr>
          <w:rFonts w:ascii="Times New Roman" w:hAnsi="Times New Roman" w:cs="Times New Roman"/>
        </w:rPr>
        <w:t>(</w:t>
      </w:r>
      <w:r w:rsidRPr="008266C5">
        <w:rPr>
          <w:rFonts w:ascii="Times New Roman" w:hAnsi="Times New Roman" w:cs="Times New Roman"/>
          <w:b/>
          <w:bCs/>
        </w:rPr>
        <w:t>D</w:t>
      </w:r>
      <w:r w:rsidRPr="008266C5">
        <w:rPr>
          <w:rFonts w:ascii="Times New Roman" w:hAnsi="Times New Roman" w:cs="Times New Roman"/>
        </w:rPr>
        <w:t xml:space="preserve">). Species are represented by different colors (see </w:t>
      </w:r>
      <w:proofErr w:type="gramStart"/>
      <w:r w:rsidRPr="008266C5">
        <w:rPr>
          <w:rFonts w:ascii="Times New Roman" w:hAnsi="Times New Roman" w:cs="Times New Roman"/>
        </w:rPr>
        <w:t>inset</w:t>
      </w:r>
      <w:proofErr w:type="gramEnd"/>
      <w:r w:rsidRPr="008266C5">
        <w:rPr>
          <w:rFonts w:ascii="Times New Roman" w:hAnsi="Times New Roman" w:cs="Times New Roman"/>
        </w:rPr>
        <w:t>). Significant pairwise contrasts among species are indicated by brackets and asterisks (</w:t>
      </w:r>
      <w:r w:rsidR="0090063B">
        <w:rPr>
          <w:rFonts w:ascii="Times New Roman" w:hAnsi="Times New Roman" w:cs="Times New Roman"/>
        </w:rPr>
        <w:t xml:space="preserve">* </w:t>
      </w:r>
      <w:r w:rsidRPr="008266C5">
        <w:rPr>
          <w:rFonts w:ascii="Times New Roman" w:hAnsi="Times New Roman" w:cs="Times New Roman"/>
          <w:i/>
          <w:iCs/>
        </w:rPr>
        <w:t>p</w:t>
      </w:r>
      <w:r w:rsidRPr="008266C5">
        <w:rPr>
          <w:rFonts w:ascii="Times New Roman" w:hAnsi="Times New Roman" w:cs="Times New Roman"/>
        </w:rPr>
        <w:t xml:space="preserve"> &lt; 0.05, </w:t>
      </w:r>
      <w:r w:rsidR="0090063B">
        <w:rPr>
          <w:rFonts w:ascii="Times New Roman" w:hAnsi="Times New Roman" w:cs="Times New Roman"/>
        </w:rPr>
        <w:t xml:space="preserve">** </w:t>
      </w:r>
      <w:r w:rsidRPr="0090063B">
        <w:rPr>
          <w:rFonts w:ascii="Times New Roman" w:hAnsi="Times New Roman" w:cs="Times New Roman"/>
          <w:i/>
          <w:iCs/>
        </w:rPr>
        <w:t>p</w:t>
      </w:r>
      <w:r w:rsidRPr="008266C5">
        <w:rPr>
          <w:rFonts w:ascii="Times New Roman" w:hAnsi="Times New Roman" w:cs="Times New Roman"/>
        </w:rPr>
        <w:t xml:space="preserve"> &lt; 0.01, </w:t>
      </w:r>
      <w:r w:rsidR="0090063B">
        <w:rPr>
          <w:rFonts w:ascii="Times New Roman" w:hAnsi="Times New Roman" w:cs="Times New Roman"/>
        </w:rPr>
        <w:t xml:space="preserve">*** </w:t>
      </w:r>
      <w:r w:rsidRPr="008266C5">
        <w:rPr>
          <w:rFonts w:ascii="Times New Roman" w:hAnsi="Times New Roman" w:cs="Times New Roman"/>
          <w:i/>
          <w:iCs/>
        </w:rPr>
        <w:t>p</w:t>
      </w:r>
      <w:r w:rsidRPr="008266C5">
        <w:rPr>
          <w:rFonts w:ascii="Times New Roman" w:hAnsi="Times New Roman" w:cs="Times New Roman"/>
        </w:rPr>
        <w:t xml:space="preserve"> &lt; 0.001).</w:t>
      </w:r>
    </w:p>
    <w:p w14:paraId="1132606D" w14:textId="00C41AAD" w:rsidR="009410F8" w:rsidRDefault="009410F8" w:rsidP="00E46566">
      <w:pPr>
        <w:spacing w:line="480" w:lineRule="auto"/>
        <w:rPr>
          <w:rFonts w:ascii="Times New Roman" w:hAnsi="Times New Roman" w:cs="Times New Roman"/>
        </w:rPr>
      </w:pPr>
      <w:r>
        <w:rPr>
          <w:rFonts w:ascii="Times New Roman" w:hAnsi="Times New Roman" w:cs="Times New Roman"/>
        </w:rPr>
        <w:br w:type="page"/>
      </w:r>
    </w:p>
    <w:bookmarkEnd w:id="1"/>
    <w:p w14:paraId="570F2370" w14:textId="1E8A23B6" w:rsidR="0096522F" w:rsidRDefault="0074439B" w:rsidP="00E46566">
      <w:pPr>
        <w:spacing w:line="480" w:lineRule="auto"/>
        <w:jc w:val="center"/>
        <w:rPr>
          <w:rFonts w:ascii="Times New Roman" w:hAnsi="Times New Roman" w:cs="Times New Roman"/>
        </w:rPr>
      </w:pPr>
      <w:r>
        <w:rPr>
          <w:rFonts w:ascii="Times New Roman" w:hAnsi="Times New Roman" w:cs="Times New Roman"/>
          <w:noProof/>
        </w:rPr>
        <w:lastRenderedPageBreak/>
        <w:t xml:space="preserve"> </w:t>
      </w:r>
      <w:r>
        <w:rPr>
          <w:rFonts w:ascii="Times New Roman" w:hAnsi="Times New Roman" w:cs="Times New Roman"/>
          <w:noProof/>
        </w:rPr>
        <w:drawing>
          <wp:inline distT="0" distB="0" distL="0" distR="0" wp14:anchorId="3488D156" wp14:editId="3F92D3D9">
            <wp:extent cx="5943600" cy="4156075"/>
            <wp:effectExtent l="0" t="0" r="0" b="0"/>
            <wp:docPr id="498103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3673" name="Picture 4981036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14:paraId="48731E39" w14:textId="2512C248" w:rsidR="00991572" w:rsidRDefault="00991572" w:rsidP="00991572">
      <w:pPr>
        <w:spacing w:line="480" w:lineRule="auto"/>
        <w:rPr>
          <w:rFonts w:ascii="Times New Roman" w:hAnsi="Times New Roman" w:cs="Times New Roman"/>
        </w:rPr>
      </w:pPr>
      <w:r w:rsidRPr="00991572">
        <w:rPr>
          <w:rFonts w:ascii="Times New Roman" w:hAnsi="Times New Roman" w:cs="Times New Roman"/>
          <w:b/>
          <w:bCs/>
        </w:rPr>
        <w:t xml:space="preserve">Figure 5. </w:t>
      </w:r>
      <w:r w:rsidRPr="00991572">
        <w:rPr>
          <w:rFonts w:ascii="Times New Roman" w:hAnsi="Times New Roman" w:cs="Times New Roman"/>
        </w:rPr>
        <w:t>Acoustic variation among focal southern capuchino populations. Mean PC scores (± SE) are shown for each population on the retained principal components describing acoustic variation estimated at the element level for simple songs</w:t>
      </w:r>
      <w:r>
        <w:rPr>
          <w:rFonts w:ascii="Times New Roman" w:hAnsi="Times New Roman" w:cs="Times New Roman"/>
        </w:rPr>
        <w:t xml:space="preserve"> </w:t>
      </w:r>
      <w:r w:rsidRPr="00991572">
        <w:rPr>
          <w:rFonts w:ascii="Times New Roman" w:hAnsi="Times New Roman" w:cs="Times New Roman"/>
        </w:rPr>
        <w:t>(</w:t>
      </w:r>
      <w:r w:rsidRPr="00991572">
        <w:rPr>
          <w:rFonts w:ascii="Times New Roman" w:hAnsi="Times New Roman" w:cs="Times New Roman"/>
          <w:b/>
          <w:bCs/>
        </w:rPr>
        <w:t>A</w:t>
      </w:r>
      <w:r w:rsidRPr="00991572">
        <w:rPr>
          <w:rFonts w:ascii="Times New Roman" w:hAnsi="Times New Roman" w:cs="Times New Roman"/>
        </w:rPr>
        <w:t>), at the song level for simple songs</w:t>
      </w:r>
      <w:r>
        <w:rPr>
          <w:rFonts w:ascii="Times New Roman" w:hAnsi="Times New Roman" w:cs="Times New Roman"/>
        </w:rPr>
        <w:t xml:space="preserve"> </w:t>
      </w:r>
      <w:r w:rsidRPr="00991572">
        <w:rPr>
          <w:rFonts w:ascii="Times New Roman" w:hAnsi="Times New Roman" w:cs="Times New Roman"/>
        </w:rPr>
        <w:t>(</w:t>
      </w:r>
      <w:r w:rsidRPr="00991572">
        <w:rPr>
          <w:rFonts w:ascii="Times New Roman" w:hAnsi="Times New Roman" w:cs="Times New Roman"/>
          <w:b/>
          <w:bCs/>
        </w:rPr>
        <w:t>B</w:t>
      </w:r>
      <w:r w:rsidRPr="00991572">
        <w:rPr>
          <w:rFonts w:ascii="Times New Roman" w:hAnsi="Times New Roman" w:cs="Times New Roman"/>
        </w:rPr>
        <w:t>), at the element level for complex songs</w:t>
      </w:r>
      <w:r>
        <w:rPr>
          <w:rFonts w:ascii="Times New Roman" w:hAnsi="Times New Roman" w:cs="Times New Roman"/>
        </w:rPr>
        <w:t xml:space="preserve"> </w:t>
      </w:r>
      <w:r w:rsidRPr="00991572">
        <w:rPr>
          <w:rFonts w:ascii="Times New Roman" w:hAnsi="Times New Roman" w:cs="Times New Roman"/>
        </w:rPr>
        <w:t>(</w:t>
      </w:r>
      <w:r w:rsidRPr="00991572">
        <w:rPr>
          <w:rFonts w:ascii="Times New Roman" w:hAnsi="Times New Roman" w:cs="Times New Roman"/>
          <w:b/>
          <w:bCs/>
        </w:rPr>
        <w:t>C</w:t>
      </w:r>
      <w:r w:rsidRPr="00991572">
        <w:rPr>
          <w:rFonts w:ascii="Times New Roman" w:hAnsi="Times New Roman" w:cs="Times New Roman"/>
        </w:rPr>
        <w:t>), and at the song level for complex songs</w:t>
      </w:r>
      <w:r>
        <w:rPr>
          <w:rFonts w:ascii="Times New Roman" w:hAnsi="Times New Roman" w:cs="Times New Roman"/>
        </w:rPr>
        <w:t xml:space="preserve"> </w:t>
      </w:r>
      <w:r w:rsidRPr="00991572">
        <w:rPr>
          <w:rFonts w:ascii="Times New Roman" w:hAnsi="Times New Roman" w:cs="Times New Roman"/>
        </w:rPr>
        <w:t>(</w:t>
      </w:r>
      <w:r w:rsidRPr="00991572">
        <w:rPr>
          <w:rFonts w:ascii="Times New Roman" w:hAnsi="Times New Roman" w:cs="Times New Roman"/>
          <w:b/>
          <w:bCs/>
        </w:rPr>
        <w:t>D</w:t>
      </w:r>
      <w:r w:rsidRPr="00991572">
        <w:rPr>
          <w:rFonts w:ascii="Times New Roman" w:hAnsi="Times New Roman" w:cs="Times New Roman"/>
        </w:rPr>
        <w:t xml:space="preserve">). Bar colors indicate the species to which each population belongs (see </w:t>
      </w:r>
      <w:proofErr w:type="gramStart"/>
      <w:r w:rsidRPr="00991572">
        <w:rPr>
          <w:rFonts w:ascii="Times New Roman" w:hAnsi="Times New Roman" w:cs="Times New Roman"/>
        </w:rPr>
        <w:t>inset</w:t>
      </w:r>
      <w:proofErr w:type="gramEnd"/>
      <w:r w:rsidRPr="00991572">
        <w:rPr>
          <w:rFonts w:ascii="Times New Roman" w:hAnsi="Times New Roman" w:cs="Times New Roman"/>
        </w:rPr>
        <w:t>). Significant pairwise contrasts among populations are indicated by brackets and asterisks (</w:t>
      </w:r>
      <w:r w:rsidR="001F0BCD">
        <w:rPr>
          <w:rFonts w:ascii="Times New Roman" w:hAnsi="Times New Roman" w:cs="Times New Roman"/>
        </w:rPr>
        <w:t xml:space="preserve">* </w:t>
      </w:r>
      <w:r w:rsidRPr="001F0BCD">
        <w:rPr>
          <w:rFonts w:ascii="Times New Roman" w:hAnsi="Times New Roman" w:cs="Times New Roman"/>
          <w:i/>
          <w:iCs/>
        </w:rPr>
        <w:t>p</w:t>
      </w:r>
      <w:r w:rsidRPr="00991572">
        <w:rPr>
          <w:rFonts w:ascii="Times New Roman" w:hAnsi="Times New Roman" w:cs="Times New Roman"/>
        </w:rPr>
        <w:t xml:space="preserve"> &lt; 0.05, </w:t>
      </w:r>
      <w:r w:rsidR="001F0BCD">
        <w:rPr>
          <w:rFonts w:ascii="Times New Roman" w:hAnsi="Times New Roman" w:cs="Times New Roman"/>
        </w:rPr>
        <w:t xml:space="preserve">** </w:t>
      </w:r>
      <w:r w:rsidRPr="001F0BCD">
        <w:rPr>
          <w:rFonts w:ascii="Times New Roman" w:hAnsi="Times New Roman" w:cs="Times New Roman"/>
          <w:i/>
          <w:iCs/>
        </w:rPr>
        <w:t>p</w:t>
      </w:r>
      <w:r w:rsidRPr="00991572">
        <w:rPr>
          <w:rFonts w:ascii="Times New Roman" w:hAnsi="Times New Roman" w:cs="Times New Roman"/>
        </w:rPr>
        <w:t xml:space="preserve"> &lt; 0.01, </w:t>
      </w:r>
      <w:r w:rsidR="001F0BCD">
        <w:rPr>
          <w:rFonts w:ascii="Times New Roman" w:hAnsi="Times New Roman" w:cs="Times New Roman"/>
        </w:rPr>
        <w:t xml:space="preserve">*** </w:t>
      </w:r>
      <w:r w:rsidRPr="001F0BCD">
        <w:rPr>
          <w:rFonts w:ascii="Times New Roman" w:hAnsi="Times New Roman" w:cs="Times New Roman"/>
          <w:i/>
          <w:iCs/>
        </w:rPr>
        <w:t>p</w:t>
      </w:r>
      <w:r w:rsidRPr="00991572">
        <w:rPr>
          <w:rFonts w:ascii="Times New Roman" w:hAnsi="Times New Roman" w:cs="Times New Roman"/>
        </w:rPr>
        <w:t xml:space="preserve"> &lt; 0.001). Recording localities are identified by the following abbreviations: EI, Esteros del Iberá (Corrientes); E, Esperanza (Santa Fe); ER, Perdices (Entre Ríos); MC, Mar Chiquita (Córdoba); and S, Salta. </w:t>
      </w:r>
      <w:r w:rsidRPr="005D36AD">
        <w:rPr>
          <w:rFonts w:ascii="Times New Roman" w:hAnsi="Times New Roman" w:cs="Times New Roman"/>
          <w:i/>
          <w:iCs/>
        </w:rPr>
        <w:t>Sporophila iberaensis</w:t>
      </w:r>
      <w:r w:rsidRPr="00991572">
        <w:rPr>
          <w:rFonts w:ascii="Times New Roman" w:hAnsi="Times New Roman" w:cs="Times New Roman"/>
        </w:rPr>
        <w:t xml:space="preserve"> and </w:t>
      </w:r>
      <w:r w:rsidRPr="005D36AD">
        <w:rPr>
          <w:rFonts w:ascii="Times New Roman" w:hAnsi="Times New Roman" w:cs="Times New Roman"/>
          <w:i/>
          <w:iCs/>
        </w:rPr>
        <w:t>Sporophila palustris</w:t>
      </w:r>
      <w:r w:rsidRPr="00991572">
        <w:rPr>
          <w:rFonts w:ascii="Times New Roman" w:hAnsi="Times New Roman" w:cs="Times New Roman"/>
        </w:rPr>
        <w:t xml:space="preserve"> were recorded exclusively in Esteros del Iberá</w:t>
      </w:r>
      <w:r w:rsidR="005D36AD">
        <w:rPr>
          <w:rFonts w:ascii="Times New Roman" w:hAnsi="Times New Roman" w:cs="Times New Roman"/>
        </w:rPr>
        <w:t xml:space="preserve"> (EI)</w:t>
      </w:r>
      <w:r w:rsidRPr="00991572">
        <w:rPr>
          <w:rFonts w:ascii="Times New Roman" w:hAnsi="Times New Roman" w:cs="Times New Roman"/>
        </w:rPr>
        <w:t>.</w:t>
      </w:r>
    </w:p>
    <w:p w14:paraId="786B679A" w14:textId="035B44DB" w:rsidR="00D3341F" w:rsidRDefault="00063E86" w:rsidP="0099157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0F01C72" wp14:editId="61C2D2DB">
            <wp:extent cx="5943600" cy="5495290"/>
            <wp:effectExtent l="0" t="0" r="0" b="0"/>
            <wp:docPr id="937997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97462" name="Picture 9379974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495290"/>
                    </a:xfrm>
                    <a:prstGeom prst="rect">
                      <a:avLst/>
                    </a:prstGeom>
                  </pic:spPr>
                </pic:pic>
              </a:graphicData>
            </a:graphic>
          </wp:inline>
        </w:drawing>
      </w:r>
    </w:p>
    <w:p w14:paraId="1B988B49" w14:textId="6089084D" w:rsidR="006C38B8" w:rsidRDefault="00D3341F" w:rsidP="00076A46">
      <w:pPr>
        <w:spacing w:line="480" w:lineRule="auto"/>
        <w:rPr>
          <w:rFonts w:ascii="Times New Roman" w:hAnsi="Times New Roman" w:cs="Times New Roman"/>
        </w:rPr>
      </w:pPr>
      <w:r w:rsidRPr="001A5055">
        <w:rPr>
          <w:rFonts w:ascii="Times New Roman" w:hAnsi="Times New Roman" w:cs="Times New Roman"/>
          <w:b/>
          <w:bCs/>
        </w:rPr>
        <w:t xml:space="preserve">Figure </w:t>
      </w:r>
      <w:r w:rsidR="000F59CF">
        <w:rPr>
          <w:rFonts w:ascii="Times New Roman" w:hAnsi="Times New Roman" w:cs="Times New Roman"/>
          <w:b/>
          <w:bCs/>
        </w:rPr>
        <w:t>6</w:t>
      </w:r>
      <w:r>
        <w:rPr>
          <w:rFonts w:ascii="Times New Roman" w:hAnsi="Times New Roman" w:cs="Times New Roman"/>
          <w:b/>
          <w:bCs/>
        </w:rPr>
        <w:t>.</w:t>
      </w:r>
      <w:r w:rsidR="00063E86" w:rsidRPr="00063E86">
        <w:t xml:space="preserve"> </w:t>
      </w:r>
      <w:r w:rsidR="00B91FD1" w:rsidRPr="00B91FD1">
        <w:rPr>
          <w:rFonts w:ascii="Times New Roman" w:hAnsi="Times New Roman" w:cs="Times New Roman"/>
        </w:rPr>
        <w:t>Acoustic similarity of simple and complex songs among conspecific and heterospecific individuals in sympatry and allopatry. Mean acoustic similarity (± SE) from pairwise comparisons among individuals is shown according to species identity (conspecific vs. heterospecific) and geographic context (sympatr</w:t>
      </w:r>
      <w:r w:rsidR="00EA4888">
        <w:rPr>
          <w:rFonts w:ascii="Times New Roman" w:hAnsi="Times New Roman" w:cs="Times New Roman"/>
        </w:rPr>
        <w:t>y</w:t>
      </w:r>
      <w:r w:rsidR="00B91FD1" w:rsidRPr="00B91FD1">
        <w:rPr>
          <w:rFonts w:ascii="Times New Roman" w:hAnsi="Times New Roman" w:cs="Times New Roman"/>
        </w:rPr>
        <w:t xml:space="preserve"> vs. allopatr</w:t>
      </w:r>
      <w:r w:rsidR="00EA4888">
        <w:rPr>
          <w:rFonts w:ascii="Times New Roman" w:hAnsi="Times New Roman" w:cs="Times New Roman"/>
        </w:rPr>
        <w:t>y</w:t>
      </w:r>
      <w:r w:rsidR="00B91FD1" w:rsidRPr="00B91FD1">
        <w:rPr>
          <w:rFonts w:ascii="Times New Roman" w:hAnsi="Times New Roman" w:cs="Times New Roman"/>
        </w:rPr>
        <w:t xml:space="preserve">). Light blue bars represent conspecific comparisons, whereas salmon bars represent heterospecific comparisons. Acoustic similarity was estimated </w:t>
      </w:r>
      <w:r w:rsidR="00CD5413" w:rsidRPr="00991572">
        <w:rPr>
          <w:rFonts w:ascii="Times New Roman" w:hAnsi="Times New Roman" w:cs="Times New Roman"/>
        </w:rPr>
        <w:t>at the element level for simple songs</w:t>
      </w:r>
      <w:r w:rsidR="00CD5413">
        <w:rPr>
          <w:rFonts w:ascii="Times New Roman" w:hAnsi="Times New Roman" w:cs="Times New Roman"/>
        </w:rPr>
        <w:t xml:space="preserve"> </w:t>
      </w:r>
      <w:r w:rsidR="00CD5413" w:rsidRPr="00991572">
        <w:rPr>
          <w:rFonts w:ascii="Times New Roman" w:hAnsi="Times New Roman" w:cs="Times New Roman"/>
        </w:rPr>
        <w:t>(</w:t>
      </w:r>
      <w:r w:rsidR="00CD5413" w:rsidRPr="00991572">
        <w:rPr>
          <w:rFonts w:ascii="Times New Roman" w:hAnsi="Times New Roman" w:cs="Times New Roman"/>
          <w:b/>
          <w:bCs/>
        </w:rPr>
        <w:t>A</w:t>
      </w:r>
      <w:r w:rsidR="00CD5413" w:rsidRPr="00991572">
        <w:rPr>
          <w:rFonts w:ascii="Times New Roman" w:hAnsi="Times New Roman" w:cs="Times New Roman"/>
        </w:rPr>
        <w:t xml:space="preserve">), at the song level for simple </w:t>
      </w:r>
      <w:r w:rsidR="00CD5413" w:rsidRPr="00991572">
        <w:rPr>
          <w:rFonts w:ascii="Times New Roman" w:hAnsi="Times New Roman" w:cs="Times New Roman"/>
        </w:rPr>
        <w:lastRenderedPageBreak/>
        <w:t>songs</w:t>
      </w:r>
      <w:r w:rsidR="00CD5413">
        <w:rPr>
          <w:rFonts w:ascii="Times New Roman" w:hAnsi="Times New Roman" w:cs="Times New Roman"/>
        </w:rPr>
        <w:t xml:space="preserve"> </w:t>
      </w:r>
      <w:r w:rsidR="00CD5413" w:rsidRPr="00991572">
        <w:rPr>
          <w:rFonts w:ascii="Times New Roman" w:hAnsi="Times New Roman" w:cs="Times New Roman"/>
        </w:rPr>
        <w:t>(</w:t>
      </w:r>
      <w:r w:rsidR="00CD5413" w:rsidRPr="00991572">
        <w:rPr>
          <w:rFonts w:ascii="Times New Roman" w:hAnsi="Times New Roman" w:cs="Times New Roman"/>
          <w:b/>
          <w:bCs/>
        </w:rPr>
        <w:t>B</w:t>
      </w:r>
      <w:r w:rsidR="00CD5413" w:rsidRPr="00991572">
        <w:rPr>
          <w:rFonts w:ascii="Times New Roman" w:hAnsi="Times New Roman" w:cs="Times New Roman"/>
        </w:rPr>
        <w:t>), at the element level for complex songs</w:t>
      </w:r>
      <w:r w:rsidR="00CD5413">
        <w:rPr>
          <w:rFonts w:ascii="Times New Roman" w:hAnsi="Times New Roman" w:cs="Times New Roman"/>
        </w:rPr>
        <w:t xml:space="preserve"> </w:t>
      </w:r>
      <w:r w:rsidR="00CD5413" w:rsidRPr="00991572">
        <w:rPr>
          <w:rFonts w:ascii="Times New Roman" w:hAnsi="Times New Roman" w:cs="Times New Roman"/>
        </w:rPr>
        <w:t>(</w:t>
      </w:r>
      <w:r w:rsidR="00CD5413" w:rsidRPr="00991572">
        <w:rPr>
          <w:rFonts w:ascii="Times New Roman" w:hAnsi="Times New Roman" w:cs="Times New Roman"/>
          <w:b/>
          <w:bCs/>
        </w:rPr>
        <w:t>C</w:t>
      </w:r>
      <w:r w:rsidR="00CD5413" w:rsidRPr="00991572">
        <w:rPr>
          <w:rFonts w:ascii="Times New Roman" w:hAnsi="Times New Roman" w:cs="Times New Roman"/>
        </w:rPr>
        <w:t>), and at the song level for complex songs</w:t>
      </w:r>
      <w:r w:rsidR="00CD5413">
        <w:rPr>
          <w:rFonts w:ascii="Times New Roman" w:hAnsi="Times New Roman" w:cs="Times New Roman"/>
        </w:rPr>
        <w:t xml:space="preserve"> </w:t>
      </w:r>
      <w:r w:rsidR="00CD5413" w:rsidRPr="00991572">
        <w:rPr>
          <w:rFonts w:ascii="Times New Roman" w:hAnsi="Times New Roman" w:cs="Times New Roman"/>
        </w:rPr>
        <w:t>(</w:t>
      </w:r>
      <w:r w:rsidR="00CD5413" w:rsidRPr="00991572">
        <w:rPr>
          <w:rFonts w:ascii="Times New Roman" w:hAnsi="Times New Roman" w:cs="Times New Roman"/>
          <w:b/>
          <w:bCs/>
        </w:rPr>
        <w:t>D</w:t>
      </w:r>
      <w:r w:rsidR="00CD5413" w:rsidRPr="00991572">
        <w:rPr>
          <w:rFonts w:ascii="Times New Roman" w:hAnsi="Times New Roman" w:cs="Times New Roman"/>
        </w:rPr>
        <w:t>)</w:t>
      </w:r>
      <w:r w:rsidR="003E5945">
        <w:rPr>
          <w:rFonts w:ascii="Times New Roman" w:hAnsi="Times New Roman" w:cs="Times New Roman"/>
        </w:rPr>
        <w:t>.</w:t>
      </w:r>
    </w:p>
    <w:sectPr w:rsidR="006C38B8" w:rsidSect="005F01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ío Lijtmaer">
    <w15:presenceInfo w15:providerId="None" w15:userId="Darío Lijtma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F7"/>
    <w:rsid w:val="00003F8A"/>
    <w:rsid w:val="00034B6A"/>
    <w:rsid w:val="00043C37"/>
    <w:rsid w:val="00046B27"/>
    <w:rsid w:val="00063E86"/>
    <w:rsid w:val="00076A46"/>
    <w:rsid w:val="0008561E"/>
    <w:rsid w:val="000A0ADE"/>
    <w:rsid w:val="000A3521"/>
    <w:rsid w:val="000B15E4"/>
    <w:rsid w:val="000C0FE4"/>
    <w:rsid w:val="000C3EBA"/>
    <w:rsid w:val="000C57E8"/>
    <w:rsid w:val="000D5500"/>
    <w:rsid w:val="000E5825"/>
    <w:rsid w:val="000F065A"/>
    <w:rsid w:val="000F59CF"/>
    <w:rsid w:val="0010426F"/>
    <w:rsid w:val="00121FCB"/>
    <w:rsid w:val="00125124"/>
    <w:rsid w:val="001302D2"/>
    <w:rsid w:val="00147971"/>
    <w:rsid w:val="00153403"/>
    <w:rsid w:val="001639FC"/>
    <w:rsid w:val="00172414"/>
    <w:rsid w:val="00173626"/>
    <w:rsid w:val="001A5055"/>
    <w:rsid w:val="001B1736"/>
    <w:rsid w:val="001B226C"/>
    <w:rsid w:val="001B3027"/>
    <w:rsid w:val="001C62D1"/>
    <w:rsid w:val="001C7ED4"/>
    <w:rsid w:val="001D1AEE"/>
    <w:rsid w:val="001E5094"/>
    <w:rsid w:val="001E7469"/>
    <w:rsid w:val="001F0BCD"/>
    <w:rsid w:val="00222B3A"/>
    <w:rsid w:val="0023541D"/>
    <w:rsid w:val="00240149"/>
    <w:rsid w:val="002414CC"/>
    <w:rsid w:val="00246CF7"/>
    <w:rsid w:val="00257615"/>
    <w:rsid w:val="00257760"/>
    <w:rsid w:val="00266740"/>
    <w:rsid w:val="0027037C"/>
    <w:rsid w:val="00281F7C"/>
    <w:rsid w:val="00282EA9"/>
    <w:rsid w:val="002831BA"/>
    <w:rsid w:val="0029090F"/>
    <w:rsid w:val="002A437E"/>
    <w:rsid w:val="002C07B4"/>
    <w:rsid w:val="002C437F"/>
    <w:rsid w:val="002C5937"/>
    <w:rsid w:val="002C6551"/>
    <w:rsid w:val="002D265B"/>
    <w:rsid w:val="002D726A"/>
    <w:rsid w:val="002E086C"/>
    <w:rsid w:val="002F1CF0"/>
    <w:rsid w:val="00306BE0"/>
    <w:rsid w:val="003178EA"/>
    <w:rsid w:val="0032543F"/>
    <w:rsid w:val="00335C35"/>
    <w:rsid w:val="0035007C"/>
    <w:rsid w:val="00357115"/>
    <w:rsid w:val="003608C5"/>
    <w:rsid w:val="00367328"/>
    <w:rsid w:val="003730E7"/>
    <w:rsid w:val="00383737"/>
    <w:rsid w:val="0038546D"/>
    <w:rsid w:val="00395257"/>
    <w:rsid w:val="003A1A68"/>
    <w:rsid w:val="003B49EB"/>
    <w:rsid w:val="003E1733"/>
    <w:rsid w:val="003E23E6"/>
    <w:rsid w:val="003E458E"/>
    <w:rsid w:val="003E5945"/>
    <w:rsid w:val="003F528E"/>
    <w:rsid w:val="003F5971"/>
    <w:rsid w:val="004115B1"/>
    <w:rsid w:val="004278FE"/>
    <w:rsid w:val="00443621"/>
    <w:rsid w:val="004608F6"/>
    <w:rsid w:val="0046375B"/>
    <w:rsid w:val="0048236D"/>
    <w:rsid w:val="00483D9E"/>
    <w:rsid w:val="00485CB0"/>
    <w:rsid w:val="004C0D2E"/>
    <w:rsid w:val="004D0737"/>
    <w:rsid w:val="004E1AD4"/>
    <w:rsid w:val="005111A4"/>
    <w:rsid w:val="00517920"/>
    <w:rsid w:val="00525DE8"/>
    <w:rsid w:val="00544EEF"/>
    <w:rsid w:val="00554657"/>
    <w:rsid w:val="00556929"/>
    <w:rsid w:val="00562FCF"/>
    <w:rsid w:val="0057043F"/>
    <w:rsid w:val="005837E9"/>
    <w:rsid w:val="005903B7"/>
    <w:rsid w:val="00595580"/>
    <w:rsid w:val="00595A4D"/>
    <w:rsid w:val="005A5C6F"/>
    <w:rsid w:val="005B22B3"/>
    <w:rsid w:val="005D36AD"/>
    <w:rsid w:val="005D4FF5"/>
    <w:rsid w:val="005D6167"/>
    <w:rsid w:val="005E2A38"/>
    <w:rsid w:val="005E72D4"/>
    <w:rsid w:val="005F0116"/>
    <w:rsid w:val="005F3405"/>
    <w:rsid w:val="005F3ECD"/>
    <w:rsid w:val="005F5974"/>
    <w:rsid w:val="0060444B"/>
    <w:rsid w:val="00610451"/>
    <w:rsid w:val="00632C45"/>
    <w:rsid w:val="00646638"/>
    <w:rsid w:val="00657613"/>
    <w:rsid w:val="00684DFE"/>
    <w:rsid w:val="00695894"/>
    <w:rsid w:val="0069776C"/>
    <w:rsid w:val="006B337F"/>
    <w:rsid w:val="006C3113"/>
    <w:rsid w:val="006C38B8"/>
    <w:rsid w:val="006D4F31"/>
    <w:rsid w:val="006E4089"/>
    <w:rsid w:val="006E4F42"/>
    <w:rsid w:val="006F3E37"/>
    <w:rsid w:val="006F7D13"/>
    <w:rsid w:val="007020E2"/>
    <w:rsid w:val="00706206"/>
    <w:rsid w:val="007130EA"/>
    <w:rsid w:val="00723FC2"/>
    <w:rsid w:val="0073227C"/>
    <w:rsid w:val="0074226E"/>
    <w:rsid w:val="0074439B"/>
    <w:rsid w:val="007443E9"/>
    <w:rsid w:val="007458F9"/>
    <w:rsid w:val="00750E9E"/>
    <w:rsid w:val="00752B66"/>
    <w:rsid w:val="00753DCD"/>
    <w:rsid w:val="007679FA"/>
    <w:rsid w:val="007739C8"/>
    <w:rsid w:val="007911BF"/>
    <w:rsid w:val="007A070C"/>
    <w:rsid w:val="007A36CD"/>
    <w:rsid w:val="007A4E4A"/>
    <w:rsid w:val="007C134B"/>
    <w:rsid w:val="007C219C"/>
    <w:rsid w:val="007D1EAB"/>
    <w:rsid w:val="007D1F29"/>
    <w:rsid w:val="007D2BBA"/>
    <w:rsid w:val="007E5221"/>
    <w:rsid w:val="00816164"/>
    <w:rsid w:val="00821548"/>
    <w:rsid w:val="008266C5"/>
    <w:rsid w:val="00852DD2"/>
    <w:rsid w:val="008530B6"/>
    <w:rsid w:val="008661CF"/>
    <w:rsid w:val="00866C81"/>
    <w:rsid w:val="00870582"/>
    <w:rsid w:val="008968E1"/>
    <w:rsid w:val="008B0EEA"/>
    <w:rsid w:val="008D3F6A"/>
    <w:rsid w:val="008E1D5A"/>
    <w:rsid w:val="008E2D1B"/>
    <w:rsid w:val="008E7912"/>
    <w:rsid w:val="008F69D2"/>
    <w:rsid w:val="0090063B"/>
    <w:rsid w:val="00904F5F"/>
    <w:rsid w:val="009104FA"/>
    <w:rsid w:val="00911EAF"/>
    <w:rsid w:val="009210C9"/>
    <w:rsid w:val="0092291E"/>
    <w:rsid w:val="009369A6"/>
    <w:rsid w:val="009410F8"/>
    <w:rsid w:val="00942390"/>
    <w:rsid w:val="0096522F"/>
    <w:rsid w:val="00971B0D"/>
    <w:rsid w:val="00991572"/>
    <w:rsid w:val="009A43D1"/>
    <w:rsid w:val="009A79DF"/>
    <w:rsid w:val="009E54E7"/>
    <w:rsid w:val="009E6510"/>
    <w:rsid w:val="00A00A07"/>
    <w:rsid w:val="00A0273D"/>
    <w:rsid w:val="00A05906"/>
    <w:rsid w:val="00A10AFE"/>
    <w:rsid w:val="00A11B9A"/>
    <w:rsid w:val="00A14740"/>
    <w:rsid w:val="00A247A5"/>
    <w:rsid w:val="00A25E82"/>
    <w:rsid w:val="00A424A3"/>
    <w:rsid w:val="00A454BD"/>
    <w:rsid w:val="00A62E44"/>
    <w:rsid w:val="00A6478F"/>
    <w:rsid w:val="00A812C9"/>
    <w:rsid w:val="00A85A61"/>
    <w:rsid w:val="00A920CA"/>
    <w:rsid w:val="00A93362"/>
    <w:rsid w:val="00AA7BA6"/>
    <w:rsid w:val="00AD13AA"/>
    <w:rsid w:val="00AE3E84"/>
    <w:rsid w:val="00AF2B73"/>
    <w:rsid w:val="00AF47C3"/>
    <w:rsid w:val="00B00336"/>
    <w:rsid w:val="00B0491D"/>
    <w:rsid w:val="00B05244"/>
    <w:rsid w:val="00B06F60"/>
    <w:rsid w:val="00B0733A"/>
    <w:rsid w:val="00B20C0E"/>
    <w:rsid w:val="00B44297"/>
    <w:rsid w:val="00B47D48"/>
    <w:rsid w:val="00B6430B"/>
    <w:rsid w:val="00B72009"/>
    <w:rsid w:val="00B76474"/>
    <w:rsid w:val="00B7784E"/>
    <w:rsid w:val="00B90FEB"/>
    <w:rsid w:val="00B91FD1"/>
    <w:rsid w:val="00B96BC9"/>
    <w:rsid w:val="00BA0D46"/>
    <w:rsid w:val="00BA5A7C"/>
    <w:rsid w:val="00BB50AA"/>
    <w:rsid w:val="00BB590E"/>
    <w:rsid w:val="00BB66D1"/>
    <w:rsid w:val="00BC1C25"/>
    <w:rsid w:val="00BC5A9E"/>
    <w:rsid w:val="00BD2562"/>
    <w:rsid w:val="00BD61FA"/>
    <w:rsid w:val="00BF7A5D"/>
    <w:rsid w:val="00C118D6"/>
    <w:rsid w:val="00C330CD"/>
    <w:rsid w:val="00C3415A"/>
    <w:rsid w:val="00C35880"/>
    <w:rsid w:val="00C402D1"/>
    <w:rsid w:val="00C67D52"/>
    <w:rsid w:val="00C7208E"/>
    <w:rsid w:val="00C808BA"/>
    <w:rsid w:val="00C81FAE"/>
    <w:rsid w:val="00C867EA"/>
    <w:rsid w:val="00CA0937"/>
    <w:rsid w:val="00CB40D9"/>
    <w:rsid w:val="00CB4356"/>
    <w:rsid w:val="00CB5532"/>
    <w:rsid w:val="00CC36D1"/>
    <w:rsid w:val="00CD1E2A"/>
    <w:rsid w:val="00CD5413"/>
    <w:rsid w:val="00CE06C0"/>
    <w:rsid w:val="00CE0A88"/>
    <w:rsid w:val="00CE0B3D"/>
    <w:rsid w:val="00CE39C2"/>
    <w:rsid w:val="00CE46A0"/>
    <w:rsid w:val="00D1027A"/>
    <w:rsid w:val="00D12FF4"/>
    <w:rsid w:val="00D15A79"/>
    <w:rsid w:val="00D238F4"/>
    <w:rsid w:val="00D3341F"/>
    <w:rsid w:val="00D4684E"/>
    <w:rsid w:val="00D47C87"/>
    <w:rsid w:val="00D50F0A"/>
    <w:rsid w:val="00D531B3"/>
    <w:rsid w:val="00D75558"/>
    <w:rsid w:val="00D83562"/>
    <w:rsid w:val="00D845F9"/>
    <w:rsid w:val="00D941E1"/>
    <w:rsid w:val="00DA63B8"/>
    <w:rsid w:val="00DC6FA2"/>
    <w:rsid w:val="00DD23A2"/>
    <w:rsid w:val="00DE0D43"/>
    <w:rsid w:val="00DF135E"/>
    <w:rsid w:val="00DF499E"/>
    <w:rsid w:val="00E06A4D"/>
    <w:rsid w:val="00E10924"/>
    <w:rsid w:val="00E16054"/>
    <w:rsid w:val="00E176EF"/>
    <w:rsid w:val="00E435E3"/>
    <w:rsid w:val="00E439F7"/>
    <w:rsid w:val="00E46566"/>
    <w:rsid w:val="00E6566C"/>
    <w:rsid w:val="00E72354"/>
    <w:rsid w:val="00E73369"/>
    <w:rsid w:val="00E75F1B"/>
    <w:rsid w:val="00E85D62"/>
    <w:rsid w:val="00EA4888"/>
    <w:rsid w:val="00EB1D16"/>
    <w:rsid w:val="00EB1F90"/>
    <w:rsid w:val="00EB7951"/>
    <w:rsid w:val="00EB7B98"/>
    <w:rsid w:val="00EE78FE"/>
    <w:rsid w:val="00EF5A97"/>
    <w:rsid w:val="00EF6DA7"/>
    <w:rsid w:val="00F0451C"/>
    <w:rsid w:val="00F06454"/>
    <w:rsid w:val="00F46B95"/>
    <w:rsid w:val="00F515D2"/>
    <w:rsid w:val="00F72425"/>
    <w:rsid w:val="00F92E52"/>
    <w:rsid w:val="00FA2B09"/>
    <w:rsid w:val="00FA64FA"/>
    <w:rsid w:val="00FB2C4F"/>
    <w:rsid w:val="00FB4B1A"/>
    <w:rsid w:val="00FB6876"/>
    <w:rsid w:val="00FC4C9A"/>
    <w:rsid w:val="00FC5250"/>
    <w:rsid w:val="00FC6114"/>
    <w:rsid w:val="00FF0F34"/>
    <w:rsid w:val="00FF15F9"/>
    <w:rsid w:val="00FF6593"/>
    <w:rsid w:val="00FF7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864D"/>
  <w15:chartTrackingRefBased/>
  <w15:docId w15:val="{48F847D2-927C-4CEE-B1AA-8CCBB083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CF7"/>
    <w:rPr>
      <w:rFonts w:eastAsiaTheme="majorEastAsia" w:cstheme="majorBidi"/>
      <w:color w:val="272727" w:themeColor="text1" w:themeTint="D8"/>
    </w:rPr>
  </w:style>
  <w:style w:type="paragraph" w:styleId="Title">
    <w:name w:val="Title"/>
    <w:basedOn w:val="Normal"/>
    <w:next w:val="Normal"/>
    <w:link w:val="TitleChar"/>
    <w:uiPriority w:val="10"/>
    <w:qFormat/>
    <w:rsid w:val="00246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CF7"/>
    <w:pPr>
      <w:spacing w:before="160"/>
      <w:jc w:val="center"/>
    </w:pPr>
    <w:rPr>
      <w:i/>
      <w:iCs/>
      <w:color w:val="404040" w:themeColor="text1" w:themeTint="BF"/>
    </w:rPr>
  </w:style>
  <w:style w:type="character" w:customStyle="1" w:styleId="QuoteChar">
    <w:name w:val="Quote Char"/>
    <w:basedOn w:val="DefaultParagraphFont"/>
    <w:link w:val="Quote"/>
    <w:uiPriority w:val="29"/>
    <w:rsid w:val="00246CF7"/>
    <w:rPr>
      <w:i/>
      <w:iCs/>
      <w:color w:val="404040" w:themeColor="text1" w:themeTint="BF"/>
    </w:rPr>
  </w:style>
  <w:style w:type="paragraph" w:styleId="ListParagraph">
    <w:name w:val="List Paragraph"/>
    <w:basedOn w:val="Normal"/>
    <w:uiPriority w:val="34"/>
    <w:qFormat/>
    <w:rsid w:val="00246CF7"/>
    <w:pPr>
      <w:ind w:left="720"/>
      <w:contextualSpacing/>
    </w:pPr>
  </w:style>
  <w:style w:type="character" w:styleId="IntenseEmphasis">
    <w:name w:val="Intense Emphasis"/>
    <w:basedOn w:val="DefaultParagraphFont"/>
    <w:uiPriority w:val="21"/>
    <w:qFormat/>
    <w:rsid w:val="00246CF7"/>
    <w:rPr>
      <w:i/>
      <w:iCs/>
      <w:color w:val="0F4761" w:themeColor="accent1" w:themeShade="BF"/>
    </w:rPr>
  </w:style>
  <w:style w:type="paragraph" w:styleId="IntenseQuote">
    <w:name w:val="Intense Quote"/>
    <w:basedOn w:val="Normal"/>
    <w:next w:val="Normal"/>
    <w:link w:val="IntenseQuoteChar"/>
    <w:uiPriority w:val="30"/>
    <w:qFormat/>
    <w:rsid w:val="00246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CF7"/>
    <w:rPr>
      <w:i/>
      <w:iCs/>
      <w:color w:val="0F4761" w:themeColor="accent1" w:themeShade="BF"/>
    </w:rPr>
  </w:style>
  <w:style w:type="character" w:styleId="IntenseReference">
    <w:name w:val="Intense Reference"/>
    <w:basedOn w:val="DefaultParagraphFont"/>
    <w:uiPriority w:val="32"/>
    <w:qFormat/>
    <w:rsid w:val="00246CF7"/>
    <w:rPr>
      <w:b/>
      <w:bCs/>
      <w:smallCaps/>
      <w:color w:val="0F4761" w:themeColor="accent1" w:themeShade="BF"/>
      <w:spacing w:val="5"/>
    </w:rPr>
  </w:style>
  <w:style w:type="character" w:styleId="LineNumber">
    <w:name w:val="line number"/>
    <w:basedOn w:val="DefaultParagraphFont"/>
    <w:uiPriority w:val="99"/>
    <w:semiHidden/>
    <w:unhideWhenUsed/>
    <w:rsid w:val="00246CF7"/>
  </w:style>
  <w:style w:type="character" w:styleId="CommentReference">
    <w:name w:val="annotation reference"/>
    <w:basedOn w:val="DefaultParagraphFont"/>
    <w:uiPriority w:val="99"/>
    <w:semiHidden/>
    <w:unhideWhenUsed/>
    <w:rsid w:val="00F515D2"/>
    <w:rPr>
      <w:sz w:val="16"/>
      <w:szCs w:val="16"/>
    </w:rPr>
  </w:style>
  <w:style w:type="paragraph" w:styleId="CommentText">
    <w:name w:val="annotation text"/>
    <w:basedOn w:val="Normal"/>
    <w:link w:val="CommentTextChar"/>
    <w:uiPriority w:val="99"/>
    <w:unhideWhenUsed/>
    <w:rsid w:val="00F515D2"/>
    <w:pPr>
      <w:spacing w:line="240" w:lineRule="auto"/>
    </w:pPr>
    <w:rPr>
      <w:sz w:val="20"/>
      <w:szCs w:val="20"/>
    </w:rPr>
  </w:style>
  <w:style w:type="character" w:customStyle="1" w:styleId="CommentTextChar">
    <w:name w:val="Comment Text Char"/>
    <w:basedOn w:val="DefaultParagraphFont"/>
    <w:link w:val="CommentText"/>
    <w:uiPriority w:val="99"/>
    <w:rsid w:val="00F515D2"/>
    <w:rPr>
      <w:sz w:val="20"/>
      <w:szCs w:val="20"/>
    </w:rPr>
  </w:style>
  <w:style w:type="paragraph" w:styleId="CommentSubject">
    <w:name w:val="annotation subject"/>
    <w:basedOn w:val="CommentText"/>
    <w:next w:val="CommentText"/>
    <w:link w:val="CommentSubjectChar"/>
    <w:uiPriority w:val="99"/>
    <w:semiHidden/>
    <w:unhideWhenUsed/>
    <w:rsid w:val="00F515D2"/>
    <w:rPr>
      <w:b/>
      <w:bCs/>
    </w:rPr>
  </w:style>
  <w:style w:type="character" w:customStyle="1" w:styleId="CommentSubjectChar">
    <w:name w:val="Comment Subject Char"/>
    <w:basedOn w:val="CommentTextChar"/>
    <w:link w:val="CommentSubject"/>
    <w:uiPriority w:val="99"/>
    <w:semiHidden/>
    <w:rsid w:val="00F515D2"/>
    <w:rPr>
      <w:b/>
      <w:bCs/>
      <w:sz w:val="20"/>
      <w:szCs w:val="20"/>
    </w:rPr>
  </w:style>
  <w:style w:type="paragraph" w:styleId="Revision">
    <w:name w:val="Revision"/>
    <w:hidden/>
    <w:uiPriority w:val="99"/>
    <w:semiHidden/>
    <w:rsid w:val="00483D9E"/>
    <w:pPr>
      <w:spacing w:after="0" w:line="240" w:lineRule="auto"/>
    </w:pPr>
  </w:style>
  <w:style w:type="character" w:styleId="Hyperlink">
    <w:name w:val="Hyperlink"/>
    <w:basedOn w:val="DefaultParagraphFont"/>
    <w:uiPriority w:val="99"/>
    <w:unhideWhenUsed/>
    <w:rsid w:val="00B0733A"/>
    <w:rPr>
      <w:color w:val="467886" w:themeColor="hyperlink"/>
      <w:u w:val="single"/>
    </w:rPr>
  </w:style>
  <w:style w:type="character" w:styleId="UnresolvedMention">
    <w:name w:val="Unresolved Mention"/>
    <w:basedOn w:val="DefaultParagraphFont"/>
    <w:uiPriority w:val="99"/>
    <w:semiHidden/>
    <w:unhideWhenUsed/>
    <w:rsid w:val="00B07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6844">
      <w:bodyDiv w:val="1"/>
      <w:marLeft w:val="0"/>
      <w:marRight w:val="0"/>
      <w:marTop w:val="0"/>
      <w:marBottom w:val="0"/>
      <w:divBdr>
        <w:top w:val="none" w:sz="0" w:space="0" w:color="auto"/>
        <w:left w:val="none" w:sz="0" w:space="0" w:color="auto"/>
        <w:bottom w:val="none" w:sz="0" w:space="0" w:color="auto"/>
        <w:right w:val="none" w:sz="0" w:space="0" w:color="auto"/>
      </w:divBdr>
    </w:div>
    <w:div w:id="59796740">
      <w:bodyDiv w:val="1"/>
      <w:marLeft w:val="0"/>
      <w:marRight w:val="0"/>
      <w:marTop w:val="0"/>
      <w:marBottom w:val="0"/>
      <w:divBdr>
        <w:top w:val="none" w:sz="0" w:space="0" w:color="auto"/>
        <w:left w:val="none" w:sz="0" w:space="0" w:color="auto"/>
        <w:bottom w:val="none" w:sz="0" w:space="0" w:color="auto"/>
        <w:right w:val="none" w:sz="0" w:space="0" w:color="auto"/>
      </w:divBdr>
    </w:div>
    <w:div w:id="64379932">
      <w:bodyDiv w:val="1"/>
      <w:marLeft w:val="0"/>
      <w:marRight w:val="0"/>
      <w:marTop w:val="0"/>
      <w:marBottom w:val="0"/>
      <w:divBdr>
        <w:top w:val="none" w:sz="0" w:space="0" w:color="auto"/>
        <w:left w:val="none" w:sz="0" w:space="0" w:color="auto"/>
        <w:bottom w:val="none" w:sz="0" w:space="0" w:color="auto"/>
        <w:right w:val="none" w:sz="0" w:space="0" w:color="auto"/>
      </w:divBdr>
    </w:div>
    <w:div w:id="145391578">
      <w:bodyDiv w:val="1"/>
      <w:marLeft w:val="0"/>
      <w:marRight w:val="0"/>
      <w:marTop w:val="0"/>
      <w:marBottom w:val="0"/>
      <w:divBdr>
        <w:top w:val="none" w:sz="0" w:space="0" w:color="auto"/>
        <w:left w:val="none" w:sz="0" w:space="0" w:color="auto"/>
        <w:bottom w:val="none" w:sz="0" w:space="0" w:color="auto"/>
        <w:right w:val="none" w:sz="0" w:space="0" w:color="auto"/>
      </w:divBdr>
    </w:div>
    <w:div w:id="158810189">
      <w:bodyDiv w:val="1"/>
      <w:marLeft w:val="0"/>
      <w:marRight w:val="0"/>
      <w:marTop w:val="0"/>
      <w:marBottom w:val="0"/>
      <w:divBdr>
        <w:top w:val="none" w:sz="0" w:space="0" w:color="auto"/>
        <w:left w:val="none" w:sz="0" w:space="0" w:color="auto"/>
        <w:bottom w:val="none" w:sz="0" w:space="0" w:color="auto"/>
        <w:right w:val="none" w:sz="0" w:space="0" w:color="auto"/>
      </w:divBdr>
    </w:div>
    <w:div w:id="167453901">
      <w:bodyDiv w:val="1"/>
      <w:marLeft w:val="0"/>
      <w:marRight w:val="0"/>
      <w:marTop w:val="0"/>
      <w:marBottom w:val="0"/>
      <w:divBdr>
        <w:top w:val="none" w:sz="0" w:space="0" w:color="auto"/>
        <w:left w:val="none" w:sz="0" w:space="0" w:color="auto"/>
        <w:bottom w:val="none" w:sz="0" w:space="0" w:color="auto"/>
        <w:right w:val="none" w:sz="0" w:space="0" w:color="auto"/>
      </w:divBdr>
    </w:div>
    <w:div w:id="176389807">
      <w:bodyDiv w:val="1"/>
      <w:marLeft w:val="0"/>
      <w:marRight w:val="0"/>
      <w:marTop w:val="0"/>
      <w:marBottom w:val="0"/>
      <w:divBdr>
        <w:top w:val="none" w:sz="0" w:space="0" w:color="auto"/>
        <w:left w:val="none" w:sz="0" w:space="0" w:color="auto"/>
        <w:bottom w:val="none" w:sz="0" w:space="0" w:color="auto"/>
        <w:right w:val="none" w:sz="0" w:space="0" w:color="auto"/>
      </w:divBdr>
    </w:div>
    <w:div w:id="202861851">
      <w:bodyDiv w:val="1"/>
      <w:marLeft w:val="0"/>
      <w:marRight w:val="0"/>
      <w:marTop w:val="0"/>
      <w:marBottom w:val="0"/>
      <w:divBdr>
        <w:top w:val="none" w:sz="0" w:space="0" w:color="auto"/>
        <w:left w:val="none" w:sz="0" w:space="0" w:color="auto"/>
        <w:bottom w:val="none" w:sz="0" w:space="0" w:color="auto"/>
        <w:right w:val="none" w:sz="0" w:space="0" w:color="auto"/>
      </w:divBdr>
    </w:div>
    <w:div w:id="343410158">
      <w:bodyDiv w:val="1"/>
      <w:marLeft w:val="0"/>
      <w:marRight w:val="0"/>
      <w:marTop w:val="0"/>
      <w:marBottom w:val="0"/>
      <w:divBdr>
        <w:top w:val="none" w:sz="0" w:space="0" w:color="auto"/>
        <w:left w:val="none" w:sz="0" w:space="0" w:color="auto"/>
        <w:bottom w:val="none" w:sz="0" w:space="0" w:color="auto"/>
        <w:right w:val="none" w:sz="0" w:space="0" w:color="auto"/>
      </w:divBdr>
    </w:div>
    <w:div w:id="473524133">
      <w:bodyDiv w:val="1"/>
      <w:marLeft w:val="0"/>
      <w:marRight w:val="0"/>
      <w:marTop w:val="0"/>
      <w:marBottom w:val="0"/>
      <w:divBdr>
        <w:top w:val="none" w:sz="0" w:space="0" w:color="auto"/>
        <w:left w:val="none" w:sz="0" w:space="0" w:color="auto"/>
        <w:bottom w:val="none" w:sz="0" w:space="0" w:color="auto"/>
        <w:right w:val="none" w:sz="0" w:space="0" w:color="auto"/>
      </w:divBdr>
    </w:div>
    <w:div w:id="600068923">
      <w:bodyDiv w:val="1"/>
      <w:marLeft w:val="0"/>
      <w:marRight w:val="0"/>
      <w:marTop w:val="0"/>
      <w:marBottom w:val="0"/>
      <w:divBdr>
        <w:top w:val="none" w:sz="0" w:space="0" w:color="auto"/>
        <w:left w:val="none" w:sz="0" w:space="0" w:color="auto"/>
        <w:bottom w:val="none" w:sz="0" w:space="0" w:color="auto"/>
        <w:right w:val="none" w:sz="0" w:space="0" w:color="auto"/>
      </w:divBdr>
    </w:div>
    <w:div w:id="606816440">
      <w:bodyDiv w:val="1"/>
      <w:marLeft w:val="0"/>
      <w:marRight w:val="0"/>
      <w:marTop w:val="0"/>
      <w:marBottom w:val="0"/>
      <w:divBdr>
        <w:top w:val="none" w:sz="0" w:space="0" w:color="auto"/>
        <w:left w:val="none" w:sz="0" w:space="0" w:color="auto"/>
        <w:bottom w:val="none" w:sz="0" w:space="0" w:color="auto"/>
        <w:right w:val="none" w:sz="0" w:space="0" w:color="auto"/>
      </w:divBdr>
    </w:div>
    <w:div w:id="633365306">
      <w:bodyDiv w:val="1"/>
      <w:marLeft w:val="0"/>
      <w:marRight w:val="0"/>
      <w:marTop w:val="0"/>
      <w:marBottom w:val="0"/>
      <w:divBdr>
        <w:top w:val="none" w:sz="0" w:space="0" w:color="auto"/>
        <w:left w:val="none" w:sz="0" w:space="0" w:color="auto"/>
        <w:bottom w:val="none" w:sz="0" w:space="0" w:color="auto"/>
        <w:right w:val="none" w:sz="0" w:space="0" w:color="auto"/>
      </w:divBdr>
    </w:div>
    <w:div w:id="704913460">
      <w:bodyDiv w:val="1"/>
      <w:marLeft w:val="0"/>
      <w:marRight w:val="0"/>
      <w:marTop w:val="0"/>
      <w:marBottom w:val="0"/>
      <w:divBdr>
        <w:top w:val="none" w:sz="0" w:space="0" w:color="auto"/>
        <w:left w:val="none" w:sz="0" w:space="0" w:color="auto"/>
        <w:bottom w:val="none" w:sz="0" w:space="0" w:color="auto"/>
        <w:right w:val="none" w:sz="0" w:space="0" w:color="auto"/>
      </w:divBdr>
    </w:div>
    <w:div w:id="778993557">
      <w:bodyDiv w:val="1"/>
      <w:marLeft w:val="0"/>
      <w:marRight w:val="0"/>
      <w:marTop w:val="0"/>
      <w:marBottom w:val="0"/>
      <w:divBdr>
        <w:top w:val="none" w:sz="0" w:space="0" w:color="auto"/>
        <w:left w:val="none" w:sz="0" w:space="0" w:color="auto"/>
        <w:bottom w:val="none" w:sz="0" w:space="0" w:color="auto"/>
        <w:right w:val="none" w:sz="0" w:space="0" w:color="auto"/>
      </w:divBdr>
    </w:div>
    <w:div w:id="839001293">
      <w:bodyDiv w:val="1"/>
      <w:marLeft w:val="0"/>
      <w:marRight w:val="0"/>
      <w:marTop w:val="0"/>
      <w:marBottom w:val="0"/>
      <w:divBdr>
        <w:top w:val="none" w:sz="0" w:space="0" w:color="auto"/>
        <w:left w:val="none" w:sz="0" w:space="0" w:color="auto"/>
        <w:bottom w:val="none" w:sz="0" w:space="0" w:color="auto"/>
        <w:right w:val="none" w:sz="0" w:space="0" w:color="auto"/>
      </w:divBdr>
    </w:div>
    <w:div w:id="1055080518">
      <w:bodyDiv w:val="1"/>
      <w:marLeft w:val="0"/>
      <w:marRight w:val="0"/>
      <w:marTop w:val="0"/>
      <w:marBottom w:val="0"/>
      <w:divBdr>
        <w:top w:val="none" w:sz="0" w:space="0" w:color="auto"/>
        <w:left w:val="none" w:sz="0" w:space="0" w:color="auto"/>
        <w:bottom w:val="none" w:sz="0" w:space="0" w:color="auto"/>
        <w:right w:val="none" w:sz="0" w:space="0" w:color="auto"/>
      </w:divBdr>
    </w:div>
    <w:div w:id="1096752142">
      <w:bodyDiv w:val="1"/>
      <w:marLeft w:val="0"/>
      <w:marRight w:val="0"/>
      <w:marTop w:val="0"/>
      <w:marBottom w:val="0"/>
      <w:divBdr>
        <w:top w:val="none" w:sz="0" w:space="0" w:color="auto"/>
        <w:left w:val="none" w:sz="0" w:space="0" w:color="auto"/>
        <w:bottom w:val="none" w:sz="0" w:space="0" w:color="auto"/>
        <w:right w:val="none" w:sz="0" w:space="0" w:color="auto"/>
      </w:divBdr>
    </w:div>
    <w:div w:id="1121534212">
      <w:bodyDiv w:val="1"/>
      <w:marLeft w:val="0"/>
      <w:marRight w:val="0"/>
      <w:marTop w:val="0"/>
      <w:marBottom w:val="0"/>
      <w:divBdr>
        <w:top w:val="none" w:sz="0" w:space="0" w:color="auto"/>
        <w:left w:val="none" w:sz="0" w:space="0" w:color="auto"/>
        <w:bottom w:val="none" w:sz="0" w:space="0" w:color="auto"/>
        <w:right w:val="none" w:sz="0" w:space="0" w:color="auto"/>
      </w:divBdr>
    </w:div>
    <w:div w:id="1139569467">
      <w:bodyDiv w:val="1"/>
      <w:marLeft w:val="0"/>
      <w:marRight w:val="0"/>
      <w:marTop w:val="0"/>
      <w:marBottom w:val="0"/>
      <w:divBdr>
        <w:top w:val="none" w:sz="0" w:space="0" w:color="auto"/>
        <w:left w:val="none" w:sz="0" w:space="0" w:color="auto"/>
        <w:bottom w:val="none" w:sz="0" w:space="0" w:color="auto"/>
        <w:right w:val="none" w:sz="0" w:space="0" w:color="auto"/>
      </w:divBdr>
    </w:div>
    <w:div w:id="1190487772">
      <w:bodyDiv w:val="1"/>
      <w:marLeft w:val="0"/>
      <w:marRight w:val="0"/>
      <w:marTop w:val="0"/>
      <w:marBottom w:val="0"/>
      <w:divBdr>
        <w:top w:val="none" w:sz="0" w:space="0" w:color="auto"/>
        <w:left w:val="none" w:sz="0" w:space="0" w:color="auto"/>
        <w:bottom w:val="none" w:sz="0" w:space="0" w:color="auto"/>
        <w:right w:val="none" w:sz="0" w:space="0" w:color="auto"/>
      </w:divBdr>
    </w:div>
    <w:div w:id="1205217873">
      <w:bodyDiv w:val="1"/>
      <w:marLeft w:val="0"/>
      <w:marRight w:val="0"/>
      <w:marTop w:val="0"/>
      <w:marBottom w:val="0"/>
      <w:divBdr>
        <w:top w:val="none" w:sz="0" w:space="0" w:color="auto"/>
        <w:left w:val="none" w:sz="0" w:space="0" w:color="auto"/>
        <w:bottom w:val="none" w:sz="0" w:space="0" w:color="auto"/>
        <w:right w:val="none" w:sz="0" w:space="0" w:color="auto"/>
      </w:divBdr>
    </w:div>
    <w:div w:id="1275476576">
      <w:bodyDiv w:val="1"/>
      <w:marLeft w:val="0"/>
      <w:marRight w:val="0"/>
      <w:marTop w:val="0"/>
      <w:marBottom w:val="0"/>
      <w:divBdr>
        <w:top w:val="none" w:sz="0" w:space="0" w:color="auto"/>
        <w:left w:val="none" w:sz="0" w:space="0" w:color="auto"/>
        <w:bottom w:val="none" w:sz="0" w:space="0" w:color="auto"/>
        <w:right w:val="none" w:sz="0" w:space="0" w:color="auto"/>
      </w:divBdr>
    </w:div>
    <w:div w:id="1321155529">
      <w:bodyDiv w:val="1"/>
      <w:marLeft w:val="0"/>
      <w:marRight w:val="0"/>
      <w:marTop w:val="0"/>
      <w:marBottom w:val="0"/>
      <w:divBdr>
        <w:top w:val="none" w:sz="0" w:space="0" w:color="auto"/>
        <w:left w:val="none" w:sz="0" w:space="0" w:color="auto"/>
        <w:bottom w:val="none" w:sz="0" w:space="0" w:color="auto"/>
        <w:right w:val="none" w:sz="0" w:space="0" w:color="auto"/>
      </w:divBdr>
    </w:div>
    <w:div w:id="1440180874">
      <w:bodyDiv w:val="1"/>
      <w:marLeft w:val="0"/>
      <w:marRight w:val="0"/>
      <w:marTop w:val="0"/>
      <w:marBottom w:val="0"/>
      <w:divBdr>
        <w:top w:val="none" w:sz="0" w:space="0" w:color="auto"/>
        <w:left w:val="none" w:sz="0" w:space="0" w:color="auto"/>
        <w:bottom w:val="none" w:sz="0" w:space="0" w:color="auto"/>
        <w:right w:val="none" w:sz="0" w:space="0" w:color="auto"/>
      </w:divBdr>
    </w:div>
    <w:div w:id="1458916917">
      <w:bodyDiv w:val="1"/>
      <w:marLeft w:val="0"/>
      <w:marRight w:val="0"/>
      <w:marTop w:val="0"/>
      <w:marBottom w:val="0"/>
      <w:divBdr>
        <w:top w:val="none" w:sz="0" w:space="0" w:color="auto"/>
        <w:left w:val="none" w:sz="0" w:space="0" w:color="auto"/>
        <w:bottom w:val="none" w:sz="0" w:space="0" w:color="auto"/>
        <w:right w:val="none" w:sz="0" w:space="0" w:color="auto"/>
      </w:divBdr>
    </w:div>
    <w:div w:id="1571505259">
      <w:bodyDiv w:val="1"/>
      <w:marLeft w:val="0"/>
      <w:marRight w:val="0"/>
      <w:marTop w:val="0"/>
      <w:marBottom w:val="0"/>
      <w:divBdr>
        <w:top w:val="none" w:sz="0" w:space="0" w:color="auto"/>
        <w:left w:val="none" w:sz="0" w:space="0" w:color="auto"/>
        <w:bottom w:val="none" w:sz="0" w:space="0" w:color="auto"/>
        <w:right w:val="none" w:sz="0" w:space="0" w:color="auto"/>
      </w:divBdr>
    </w:div>
    <w:div w:id="1782456973">
      <w:bodyDiv w:val="1"/>
      <w:marLeft w:val="0"/>
      <w:marRight w:val="0"/>
      <w:marTop w:val="0"/>
      <w:marBottom w:val="0"/>
      <w:divBdr>
        <w:top w:val="none" w:sz="0" w:space="0" w:color="auto"/>
        <w:left w:val="none" w:sz="0" w:space="0" w:color="auto"/>
        <w:bottom w:val="none" w:sz="0" w:space="0" w:color="auto"/>
        <w:right w:val="none" w:sz="0" w:space="0" w:color="auto"/>
      </w:divBdr>
    </w:div>
    <w:div w:id="1786386889">
      <w:bodyDiv w:val="1"/>
      <w:marLeft w:val="0"/>
      <w:marRight w:val="0"/>
      <w:marTop w:val="0"/>
      <w:marBottom w:val="0"/>
      <w:divBdr>
        <w:top w:val="none" w:sz="0" w:space="0" w:color="auto"/>
        <w:left w:val="none" w:sz="0" w:space="0" w:color="auto"/>
        <w:bottom w:val="none" w:sz="0" w:space="0" w:color="auto"/>
        <w:right w:val="none" w:sz="0" w:space="0" w:color="auto"/>
      </w:divBdr>
    </w:div>
    <w:div w:id="1889879847">
      <w:bodyDiv w:val="1"/>
      <w:marLeft w:val="0"/>
      <w:marRight w:val="0"/>
      <w:marTop w:val="0"/>
      <w:marBottom w:val="0"/>
      <w:divBdr>
        <w:top w:val="none" w:sz="0" w:space="0" w:color="auto"/>
        <w:left w:val="none" w:sz="0" w:space="0" w:color="auto"/>
        <w:bottom w:val="none" w:sz="0" w:space="0" w:color="auto"/>
        <w:right w:val="none" w:sz="0" w:space="0" w:color="auto"/>
      </w:divBdr>
    </w:div>
    <w:div w:id="2038310616">
      <w:bodyDiv w:val="1"/>
      <w:marLeft w:val="0"/>
      <w:marRight w:val="0"/>
      <w:marTop w:val="0"/>
      <w:marBottom w:val="0"/>
      <w:divBdr>
        <w:top w:val="none" w:sz="0" w:space="0" w:color="auto"/>
        <w:left w:val="none" w:sz="0" w:space="0" w:color="auto"/>
        <w:bottom w:val="none" w:sz="0" w:space="0" w:color="auto"/>
        <w:right w:val="none" w:sz="0" w:space="0" w:color="auto"/>
      </w:divBdr>
    </w:div>
    <w:div w:id="204080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iff"/><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tiff"/><Relationship Id="rId11" Type="http://schemas.openxmlformats.org/officeDocument/2006/relationships/fontTable" Target="fontTable.xml"/><Relationship Id="rId5" Type="http://schemas.openxmlformats.org/officeDocument/2006/relationships/image" Target="media/image1.tiff"/><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0C206-6744-4961-9446-AF60522E7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505</Words>
  <Characters>2931</Characters>
  <Application>Microsoft Office Word</Application>
  <DocSecurity>0</DocSecurity>
  <Lines>47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Estalles</dc:creator>
  <cp:keywords/>
  <dc:description/>
  <cp:lastModifiedBy>Cecilia Estalles</cp:lastModifiedBy>
  <cp:revision>5</cp:revision>
  <dcterms:created xsi:type="dcterms:W3CDTF">2026-05-20T16:31:00Z</dcterms:created>
  <dcterms:modified xsi:type="dcterms:W3CDTF">2026-05-21T14:13:00Z</dcterms:modified>
</cp:coreProperties>
</file>