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80" w:lineRule="auto"/>
        <w:rPr>
          <w:rFonts w:ascii="Times New Roman" w:hAnsi="Times New Roman" w:cs="Times New Roman"/>
          <w:b/>
          <w:bCs/>
        </w:rPr>
      </w:pPr>
      <w:r>
        <w:rPr>
          <w:rFonts w:ascii="Times New Roman" w:hAnsi="Times New Roman" w:cs="Times New Roman"/>
          <w:b/>
          <w:bCs/>
        </w:rPr>
        <w:t xml:space="preserve">Acoustic similarity between sympatric and allopatric populations of four genetically similar songbird species (genus </w:t>
      </w:r>
      <w:r>
        <w:rPr>
          <w:rFonts w:ascii="Times New Roman" w:hAnsi="Times New Roman" w:cs="Times New Roman"/>
          <w:b/>
          <w:bCs/>
          <w:i/>
          <w:iCs/>
        </w:rPr>
        <w:t>Sporophila</w:t>
      </w:r>
      <w:r>
        <w:rPr>
          <w:rFonts w:ascii="Times New Roman" w:hAnsi="Times New Roman" w:cs="Times New Roman"/>
          <w:b/>
          <w:bCs/>
        </w:rPr>
        <w:t>)</w:t>
      </w:r>
    </w:p>
    <w:p>
      <w:pPr>
        <w:spacing w:line="480" w:lineRule="auto"/>
        <w:rPr>
          <w:rFonts w:ascii="Times New Roman" w:hAnsi="Times New Roman" w:cs="Times New Roman"/>
          <w:lang w:val="es-AR"/>
        </w:rPr>
      </w:pPr>
      <w:r>
        <w:rPr>
          <w:rFonts w:ascii="Times New Roman" w:hAnsi="Times New Roman" w:cs="Times New Roman"/>
          <w:lang w:val="es-AR"/>
        </w:rPr>
        <w:t>Cecilia Estalles</w:t>
      </w:r>
      <w:commentRangeStart w:id="0"/>
      <w:r>
        <w:rPr>
          <w:rFonts w:ascii="Times New Roman" w:hAnsi="Times New Roman" w:cs="Times New Roman"/>
          <w:lang w:val="es-AR"/>
        </w:rPr>
        <w:t>*</w:t>
      </w:r>
      <w:commentRangeEnd w:id="0"/>
      <w:r>
        <w:commentReference w:id="0"/>
      </w:r>
      <w:r>
        <w:rPr>
          <w:rFonts w:ascii="Times New Roman" w:hAnsi="Times New Roman" w:cs="Times New Roman"/>
          <w:lang w:val="es-AR"/>
        </w:rPr>
        <w:t>, Karan J. Odom*, Leonardo Campagna, Marcelo Araya Salas, Laura Barone, María José Rodríguez-Cajarville, Sergio Lucero, Pablo Tubaro and Darío Lijtmaer.</w:t>
      </w:r>
    </w:p>
    <w:p>
      <w:pPr>
        <w:spacing w:line="480" w:lineRule="auto"/>
        <w:rPr>
          <w:rFonts w:ascii="Times New Roman" w:hAnsi="Times New Roman" w:cs="Times New Roman"/>
        </w:rPr>
      </w:pPr>
      <w:r>
        <w:rPr>
          <w:rFonts w:ascii="Times New Roman" w:hAnsi="Times New Roman" w:cs="Times New Roman"/>
        </w:rPr>
        <w:t xml:space="preserve">In many animals elaborate ornaments serve as prezygotic reproductive barriers that maintain genetic boundaries among closely related taxa. Among these signals, the intricate vocalizations of songbirds are often key targets of sexual selection. However, the extent to which reproductive isolation leads to acoustic differentiation, and vice versa, remains unclear. We examined the vocalizations of the southern capuchinos, a recent radiation within the genus </w:t>
      </w:r>
      <w:r>
        <w:rPr>
          <w:rFonts w:ascii="Times New Roman" w:hAnsi="Times New Roman" w:cs="Times New Roman"/>
          <w:i/>
          <w:iCs/>
        </w:rPr>
        <w:t>Sporophila</w:t>
      </w:r>
      <w:r>
        <w:rPr>
          <w:rFonts w:ascii="Times New Roman" w:hAnsi="Times New Roman" w:cs="Times New Roman"/>
        </w:rPr>
        <w:t>. This group comprises ten geographically overlapping species with low genomic divergence but notable differences in male coloration and vocal traits used for species recognition. We studied the vocalizations of four southern capuchino species across five breeding sites with varying degrees of sympatry. We compared their element and song parameters to evaluate the reproductive character divergence hypothesis and assess the role of geographic distance in acoustic variation. The vocalizations were highly similar, but showed subtle differences in various acoustic features across species and populations—</w:t>
      </w:r>
      <w:commentRangeStart w:id="1"/>
      <w:r>
        <w:rPr>
          <w:rFonts w:ascii="Times New Roman" w:hAnsi="Times New Roman" w:cs="Times New Roman"/>
        </w:rPr>
        <w:t>an expected pattern if selection is acting independently</w:t>
      </w:r>
      <w:commentRangeEnd w:id="1"/>
      <w:r>
        <w:commentReference w:id="1"/>
      </w:r>
      <w:r>
        <w:rPr>
          <w:rFonts w:ascii="Times New Roman" w:hAnsi="Times New Roman" w:cs="Times New Roman"/>
        </w:rPr>
        <w:t xml:space="preserve"> on different acoustic traits among closely related taxa. The patterns of </w:t>
      </w:r>
      <w:commentRangeStart w:id="2"/>
      <w:r>
        <w:rPr>
          <w:rFonts w:ascii="Times New Roman" w:hAnsi="Times New Roman" w:cs="Times New Roman"/>
        </w:rPr>
        <w:t>acoustic variability were consistent with ongoing acoustic differentiation</w:t>
      </w:r>
      <w:commentRangeEnd w:id="2"/>
      <w:r>
        <w:commentReference w:id="2"/>
      </w:r>
      <w:r>
        <w:rPr>
          <w:rFonts w:ascii="Times New Roman" w:hAnsi="Times New Roman" w:cs="Times New Roman"/>
        </w:rPr>
        <w:t xml:space="preserve"> and, in some cases, provided evidence of character displacement—particularly in element-level parameters—and reflected the influence of geographic distance. However, the overall acoustic similarity remains notable, likely due to the close phylogenetic relationship, the likely high ecological similarity, and the possible exchange of acoustic features during song learning within this recent avian radiation. Consequently, acoustic recognition in southern capuchinos may depend on a highly efficient ability to detect subtle signal differences potentially reinforced by additional ornamental traits such as plumage coloration. Our study lays the basis for future research on the role of selective and neutral processes in shaping intraspecific variation in acoustic signals within this group.</w:t>
      </w:r>
    </w:p>
    <w:p>
      <w:pPr>
        <w:spacing w:line="480" w:lineRule="auto"/>
        <w:rPr>
          <w:rFonts w:ascii="Times New Roman" w:hAnsi="Times New Roman" w:cs="Times New Roman"/>
          <w:b/>
          <w:bCs/>
        </w:rPr>
      </w:pPr>
      <w:r>
        <w:rPr>
          <w:rFonts w:ascii="Times New Roman" w:hAnsi="Times New Roman" w:cs="Times New Roman"/>
          <w:b/>
          <w:bCs/>
        </w:rPr>
        <w:t>Introduction</w:t>
      </w:r>
    </w:p>
    <w:p>
      <w:pPr>
        <w:spacing w:line="480" w:lineRule="auto"/>
        <w:rPr>
          <w:rFonts w:ascii="Times New Roman" w:hAnsi="Times New Roman" w:cs="Times New Roman"/>
        </w:rPr>
      </w:pPr>
      <w:r>
        <w:rPr>
          <w:rFonts w:ascii="Times New Roman" w:hAnsi="Times New Roman" w:cs="Times New Roman"/>
        </w:rPr>
        <w:t xml:space="preserve">Acoustic signals are a common mode of communication used by various taxa in diverse contexts, </w:t>
      </w:r>
      <w:commentRangeStart w:id="3"/>
      <w:r>
        <w:rPr>
          <w:rFonts w:ascii="Times New Roman" w:hAnsi="Times New Roman" w:cs="Times New Roman"/>
        </w:rPr>
        <w:t>including recognition</w:t>
      </w:r>
      <w:commentRangeEnd w:id="3"/>
      <w:r>
        <w:commentReference w:id="3"/>
      </w:r>
      <w:r>
        <w:rPr>
          <w:rFonts w:ascii="Times New Roman" w:hAnsi="Times New Roman" w:cs="Times New Roman"/>
        </w:rPr>
        <w:t>, resource defense, and mate choice (Catchpole and Slater 2003; Marler and Slabbekoorn 2004). These signals can be detected from a distance, providing precise information about the identity, location, and even the physical condition of the sender (Wilkins et al. 2013). In songbirds (oscine passerines), acoustic signals play a crucial role in mate choice, including maintaining species boundaries (Lachlan and Servedio 2004a; Wilkins et al. 2013; Mason and Burns 2015). Indeed, changes in acoustic signals are often associated with the development of reproductive barriers and the initiation of new speciation events (Boul et al. 2007; Price et al. 2007; Seddon and Tobias 2010; Greig and Webster 2013). Because of this, acoustic signals (together with other ornamental traits like coloration) are considered key catalysts in the extensive diversification of songbirds</w:t>
      </w:r>
      <w:ins w:id="0" w:author="marce" w:date="2026-02-07T14:39:44Z">
        <w:r>
          <w:rPr>
            <w:rFonts w:hint="default" w:ascii="Times New Roman" w:hAnsi="Times New Roman" w:cs="Times New Roman"/>
            <w:lang w:val="en-US"/>
          </w:rPr>
          <w:t xml:space="preserve"> </w:t>
        </w:r>
      </w:ins>
      <w:r>
        <w:rPr>
          <w:rFonts w:ascii="Times New Roman" w:hAnsi="Times New Roman" w:cs="Times New Roman"/>
        </w:rPr>
        <w:t>(West-Eberhard 1983; Lachlan and Servedio 2004b; Price et al. 2007; Parker et al. 2012; Wilkins et al. 2013).</w:t>
      </w:r>
    </w:p>
    <w:p>
      <w:pPr>
        <w:spacing w:line="480" w:lineRule="auto"/>
        <w:rPr>
          <w:rFonts w:ascii="Times New Roman" w:hAnsi="Times New Roman" w:cs="Times New Roman"/>
        </w:rPr>
      </w:pPr>
      <w:r>
        <w:rPr>
          <w:rFonts w:ascii="Times New Roman" w:hAnsi="Times New Roman" w:cs="Times New Roman"/>
        </w:rPr>
        <w:t>Despite the significant role that acoustic signals play in avian recognition, the vocalizations of songbirds can be highly variable (Catchpole and Slater 2003).</w:t>
      </w:r>
      <w:r>
        <w:t xml:space="preserve"> </w:t>
      </w:r>
      <w:r>
        <w:rPr>
          <w:rFonts w:ascii="Times New Roman" w:hAnsi="Times New Roman" w:cs="Times New Roman"/>
        </w:rPr>
        <w:t xml:space="preserve">Because songbird songs are </w:t>
      </w:r>
      <w:ins w:id="1" w:author="marce" w:date="2026-02-07T14:40:19Z">
        <w:r>
          <w:rPr>
            <w:rFonts w:hint="default" w:ascii="Times New Roman" w:hAnsi="Times New Roman" w:cs="Times New Roman"/>
            <w:lang w:val="en-US"/>
          </w:rPr>
          <w:t>ty</w:t>
        </w:r>
      </w:ins>
      <w:ins w:id="2" w:author="marce" w:date="2026-02-07T14:40:20Z">
        <w:r>
          <w:rPr>
            <w:rFonts w:hint="default" w:ascii="Times New Roman" w:hAnsi="Times New Roman" w:cs="Times New Roman"/>
            <w:lang w:val="en-US"/>
          </w:rPr>
          <w:t>pically</w:t>
        </w:r>
      </w:ins>
      <w:ins w:id="3" w:author="marce" w:date="2026-02-07T14:40:21Z">
        <w:r>
          <w:rPr>
            <w:rFonts w:hint="default" w:ascii="Times New Roman" w:hAnsi="Times New Roman" w:cs="Times New Roman"/>
            <w:lang w:val="en-US"/>
          </w:rPr>
          <w:t xml:space="preserve"> </w:t>
        </w:r>
      </w:ins>
      <w:r>
        <w:rPr>
          <w:rFonts w:ascii="Times New Roman" w:hAnsi="Times New Roman" w:cs="Times New Roman"/>
        </w:rPr>
        <w:t xml:space="preserve">socially transmitted through imitative </w:t>
      </w:r>
      <w:ins w:id="4" w:author="marce" w:date="2026-02-07T14:40:40Z">
        <w:r>
          <w:rPr>
            <w:rFonts w:hint="default" w:ascii="Times New Roman" w:hAnsi="Times New Roman" w:cs="Times New Roman"/>
            <w:lang w:val="en-US"/>
          </w:rPr>
          <w:t>voca</w:t>
        </w:r>
      </w:ins>
      <w:ins w:id="5" w:author="marce" w:date="2026-02-07T14:40:41Z">
        <w:r>
          <w:rPr>
            <w:rFonts w:hint="default" w:ascii="Times New Roman" w:hAnsi="Times New Roman" w:cs="Times New Roman"/>
            <w:lang w:val="en-US"/>
          </w:rPr>
          <w:t>l prod</w:t>
        </w:r>
      </w:ins>
      <w:ins w:id="6" w:author="marce" w:date="2026-02-07T14:40:42Z">
        <w:r>
          <w:rPr>
            <w:rFonts w:hint="default" w:ascii="Times New Roman" w:hAnsi="Times New Roman" w:cs="Times New Roman"/>
            <w:lang w:val="en-US"/>
          </w:rPr>
          <w:t>uctio</w:t>
        </w:r>
      </w:ins>
      <w:ins w:id="7" w:author="marce" w:date="2026-02-07T14:40:43Z">
        <w:r>
          <w:rPr>
            <w:rFonts w:hint="default" w:ascii="Times New Roman" w:hAnsi="Times New Roman" w:cs="Times New Roman"/>
            <w:lang w:val="en-US"/>
          </w:rPr>
          <w:t xml:space="preserve">n </w:t>
        </w:r>
      </w:ins>
      <w:r>
        <w:rPr>
          <w:rFonts w:ascii="Times New Roman" w:hAnsi="Times New Roman" w:cs="Times New Roman"/>
        </w:rPr>
        <w:t xml:space="preserve">learning, these signals are prone to accumulating </w:t>
      </w:r>
      <w:del w:id="8" w:author="marce" w:date="2026-02-07T14:41:37Z">
        <w:r>
          <w:rPr>
            <w:rFonts w:ascii="Times New Roman" w:hAnsi="Times New Roman" w:cs="Times New Roman"/>
          </w:rPr>
          <w:delText xml:space="preserve">random </w:delText>
        </w:r>
      </w:del>
      <w:r>
        <w:rPr>
          <w:rFonts w:ascii="Times New Roman" w:hAnsi="Times New Roman" w:cs="Times New Roman"/>
        </w:rPr>
        <w:t>variation during the learning process, a phenomenon referred to as cultural mutation (Jenkins 1977).</w:t>
      </w:r>
      <w:ins w:id="9" w:author="Cecilia Estalles" w:date="2025-09-07T13:14:00Z">
        <w:r>
          <w:rPr>
            <w:rFonts w:ascii="Times New Roman" w:hAnsi="Times New Roman" w:cs="Times New Roman"/>
          </w:rPr>
          <w:t xml:space="preserve"> </w:t>
        </w:r>
      </w:ins>
      <w:r>
        <w:rPr>
          <w:rFonts w:ascii="Times New Roman" w:hAnsi="Times New Roman" w:cs="Times New Roman"/>
        </w:rPr>
        <w:t xml:space="preserve">Moreover, songbirds can adjust the </w:t>
      </w:r>
      <w:del w:id="10" w:author="marce" w:date="2026-02-07T14:49:05Z">
        <w:r>
          <w:rPr>
            <w:rFonts w:hint="default" w:ascii="Times New Roman" w:hAnsi="Times New Roman" w:cs="Times New Roman"/>
            <w:lang w:val="en-US"/>
          </w:rPr>
          <w:delText>properties</w:delText>
        </w:r>
      </w:del>
      <w:ins w:id="11" w:author="marce" w:date="2026-02-07T14:49:05Z">
        <w:r>
          <w:rPr>
            <w:rFonts w:hint="default" w:ascii="Times New Roman" w:hAnsi="Times New Roman" w:cs="Times New Roman"/>
            <w:lang w:val="en-US"/>
          </w:rPr>
          <w:t>str</w:t>
        </w:r>
      </w:ins>
      <w:ins w:id="12" w:author="marce" w:date="2026-02-07T14:49:08Z">
        <w:r>
          <w:rPr>
            <w:rFonts w:hint="default" w:ascii="Times New Roman" w:hAnsi="Times New Roman" w:cs="Times New Roman"/>
            <w:lang w:val="en-US"/>
          </w:rPr>
          <w:t>uc</w:t>
        </w:r>
      </w:ins>
      <w:ins w:id="13" w:author="marce" w:date="2026-02-07T14:49:09Z">
        <w:r>
          <w:rPr>
            <w:rFonts w:hint="default" w:ascii="Times New Roman" w:hAnsi="Times New Roman" w:cs="Times New Roman"/>
            <w:lang w:val="en-US"/>
          </w:rPr>
          <w:t>ture</w:t>
        </w:r>
      </w:ins>
      <w:r>
        <w:rPr>
          <w:rFonts w:ascii="Times New Roman" w:hAnsi="Times New Roman" w:cs="Times New Roman"/>
        </w:rPr>
        <w:t xml:space="preserve"> of their vocalizations to maximize their transmission in response to diverse environmental and biological factors, such as habitat structure, noise, sexual and natural selection pressures (Ryan and Brenowitz 1985; Catchpole and Slater 2003; Wilkins et al. 2013). Over time, this variability can promote the emergence of new dialects, that potentially become locally fixed, favoring the development of reproductive barriers even in the absence of genetic differentiation (Lachlan and Servedio 2004; Wilkins et al. 2013; Mason and Burns 2015).</w:t>
      </w:r>
    </w:p>
    <w:p>
      <w:pPr>
        <w:spacing w:line="480" w:lineRule="auto"/>
        <w:rPr>
          <w:rFonts w:ascii="Times New Roman" w:hAnsi="Times New Roman" w:cs="Times New Roman"/>
        </w:rPr>
      </w:pPr>
      <w:r>
        <w:rPr>
          <w:rFonts w:ascii="Times New Roman" w:hAnsi="Times New Roman" w:cs="Times New Roman"/>
        </w:rPr>
        <w:t xml:space="preserve">The hypothesis of reproductive character displacement (RCD) proposes that traits involved in mate recognition diverge in sympatry to reduce costly heterospecific interactions, </w:t>
      </w:r>
      <w:commentRangeStart w:id="4"/>
      <w:r>
        <w:rPr>
          <w:rFonts w:ascii="Times New Roman" w:hAnsi="Times New Roman" w:cs="Times New Roman"/>
        </w:rPr>
        <w:t>and acoustic signals in songbirds provide a prominent system to test this idea</w:t>
      </w:r>
      <w:commentRangeEnd w:id="4"/>
      <w:r>
        <w:commentReference w:id="4"/>
      </w:r>
      <w:del w:id="14" w:author="marce" w:date="2026-02-07T14:49:54Z">
        <w:r>
          <w:rPr>
            <w:rFonts w:ascii="Times New Roman" w:hAnsi="Times New Roman" w:cs="Times New Roman"/>
          </w:rPr>
          <w:delText>.</w:delText>
        </w:r>
      </w:del>
      <w:r>
        <w:rPr>
          <w:rFonts w:ascii="Times New Roman" w:hAnsi="Times New Roman" w:cs="Times New Roman"/>
        </w:rPr>
        <w:t>.</w:t>
      </w:r>
      <w:r>
        <w:t xml:space="preserve"> </w:t>
      </w:r>
      <w:r>
        <w:rPr>
          <w:rFonts w:ascii="Times New Roman" w:hAnsi="Times New Roman" w:cs="Times New Roman"/>
        </w:rPr>
        <w:t xml:space="preserve">It suggests that sympatric species modify their acoustic signals to occupy distinct acoustic niches, enhancing mate recognition </w:t>
      </w:r>
      <w:r>
        <w:rPr>
          <w:rFonts w:ascii="Times New Roman" w:hAnsi="Times New Roman" w:cs="Times New Roman"/>
          <w:lang w:val="en-CA"/>
        </w:rPr>
        <w:t xml:space="preserve">(Pfennig and Pfennig 2009; Wilkins et al. 2013). </w:t>
      </w:r>
      <w:r>
        <w:rPr>
          <w:rFonts w:ascii="Times New Roman" w:hAnsi="Times New Roman" w:cs="Times New Roman"/>
        </w:rPr>
        <w:t xml:space="preserve">Maintaining distinct acoustic signals is particularly critical in closely related species in sympatry, as this prevents the weakening of prezygotic reproductive barriers and the costs of maladaptive hybridization (De Kort et al. 2002). </w:t>
      </w:r>
      <w:bookmarkStart w:id="0" w:name="_Hlk173925241"/>
      <w:r>
        <w:rPr>
          <w:rFonts w:ascii="Times New Roman" w:hAnsi="Times New Roman" w:cs="Times New Roman"/>
        </w:rPr>
        <w:t xml:space="preserve">However, sympatric species may also converge in their acoustic signals if they share similar adaptations to local environmental conditions (Seddon 2005; Derryberry 2009), exhibit similar ecological or habitat preferences (Cody 1969, 1973), engage in cross-learning of vocalizations (Grant and Grant 1997; Irwin and Price 1999), or even experience events of genetic introgression (Kirschel et al. 2019). </w:t>
      </w:r>
      <w:bookmarkEnd w:id="0"/>
    </w:p>
    <w:p>
      <w:pPr>
        <w:spacing w:line="480" w:lineRule="auto"/>
        <w:rPr>
          <w:ins w:id="15" w:author="Cecilia Estalles" w:date="2025-10-08T17:35:00Z"/>
          <w:rFonts w:ascii="Times New Roman" w:hAnsi="Times New Roman" w:cs="Times New Roman"/>
        </w:rPr>
      </w:pPr>
      <w:ins w:id="16" w:author="Cecilia Estalles" w:date="2025-10-08T17:35:00Z">
        <w:r>
          <w:rPr>
            <w:rFonts w:ascii="Times New Roman" w:hAnsi="Times New Roman" w:cs="Times New Roman"/>
          </w:rPr>
          <w:t xml:space="preserve">The southern capuchinos constitute a recent radiation within the genus </w:t>
        </w:r>
      </w:ins>
      <w:ins w:id="17" w:author="Cecilia Estalles" w:date="2025-10-08T17:35:00Z">
        <w:r>
          <w:rPr>
            <w:rFonts w:ascii="Times New Roman" w:hAnsi="Times New Roman" w:cs="Times New Roman"/>
            <w:i/>
            <w:iCs/>
            <w:rPrChange w:id="18" w:author="Cecilia Estalles" w:date="2025-10-08T17:35:00Z">
              <w:rPr>
                <w:rFonts w:ascii="Times New Roman" w:hAnsi="Times New Roman" w:cs="Times New Roman"/>
              </w:rPr>
            </w:rPrChange>
          </w:rPr>
          <w:t>Sporophila</w:t>
        </w:r>
      </w:ins>
      <w:ins w:id="19" w:author="Cecilia Estalles" w:date="2025-10-08T17:35:00Z">
        <w:r>
          <w:rPr>
            <w:rFonts w:ascii="Times New Roman" w:hAnsi="Times New Roman" w:cs="Times New Roman"/>
          </w:rPr>
          <w:t>, comprising ten species that reproduce in various combinations of local sympatry across the grasslands of southern South America (Ridgely and Tudor 1989). Many species in the group coexist in the wintering areas and later migrate in mixed-species flocks to their respective breeding sites (Da Silva 1999). Despite their extremely low genetic differentiation (average genome-wide F</w:t>
        </w:r>
        <w:commentRangeStart w:id="5"/>
        <w:r>
          <w:rPr>
            <w:rFonts w:ascii="Times New Roman" w:hAnsi="Times New Roman" w:cs="Times New Roman"/>
          </w:rPr>
          <w:t>&lt;sub&gt;ST&lt;/sub&gt;</w:t>
        </w:r>
        <w:commentRangeEnd w:id="5"/>
      </w:ins>
      <w:r>
        <w:commentReference w:id="5"/>
      </w:r>
      <w:ins w:id="20" w:author="Cecilia Estalles" w:date="2025-10-08T17:35:00Z">
        <w:r>
          <w:rPr>
            <w:rFonts w:ascii="Times New Roman" w:hAnsi="Times New Roman" w:cs="Times New Roman"/>
          </w:rPr>
          <w:t xml:space="preserve"> ~ 0.008; Campagna et al. 2017) and morphometric similarity, males conspicuously differ in plumage coloration </w:t>
        </w:r>
        <w:commentRangeStart w:id="6"/>
        <w:r>
          <w:rPr>
            <w:rFonts w:ascii="Times New Roman" w:hAnsi="Times New Roman" w:cs="Times New Roman"/>
          </w:rPr>
          <w:t>and vocalizations</w:t>
        </w:r>
        <w:commentRangeEnd w:id="6"/>
      </w:ins>
      <w:r>
        <w:commentReference w:id="6"/>
      </w:r>
      <w:ins w:id="21" w:author="Cecilia Estalles" w:date="2025-10-08T17:35:00Z">
        <w:r>
          <w:rPr>
            <w:rFonts w:ascii="Times New Roman" w:hAnsi="Times New Roman" w:cs="Times New Roman"/>
          </w:rPr>
          <w:t xml:space="preserve"> (Ridgely and Tudor 1989). These visual and acoustic traits are used by males to recognize conspecifics when defending territories (Benites et al. 2015; Turbek et al. 2021). Recently, with the advent of next-generation sequencing, most studies have focused on plumage coloration, its role in prezygotic reproductive isolation, and its genetic basis (Campagna et al. 2012; Campagna et al. 2017; Turbek et al. 2021; Estalles et al. 2022; Recuerda et al. 2025).</w:t>
        </w:r>
      </w:ins>
    </w:p>
    <w:p>
      <w:pPr>
        <w:spacing w:line="480" w:lineRule="auto"/>
        <w:rPr>
          <w:ins w:id="22" w:author="Cecilia Estalles" w:date="2025-10-08T17:35:00Z"/>
          <w:rFonts w:ascii="Times New Roman" w:hAnsi="Times New Roman" w:cs="Times New Roman"/>
        </w:rPr>
      </w:pPr>
    </w:p>
    <w:p>
      <w:pPr>
        <w:spacing w:line="480" w:lineRule="auto"/>
        <w:rPr>
          <w:del w:id="23" w:author="Cecilia Estalles" w:date="2025-10-08T17:35:00Z"/>
          <w:rFonts w:ascii="Times New Roman" w:hAnsi="Times New Roman" w:cs="Times New Roman"/>
        </w:rPr>
      </w:pPr>
      <w:ins w:id="24" w:author="Cecilia Estalles" w:date="2025-10-08T17:35:00Z">
        <w:r>
          <w:rPr>
            <w:rFonts w:ascii="Times New Roman" w:hAnsi="Times New Roman" w:cs="Times New Roman"/>
          </w:rPr>
          <w:t xml:space="preserve">Acoustic traits </w:t>
        </w:r>
      </w:ins>
      <w:ins w:id="25" w:author="marce" w:date="2026-02-07T15:08:26Z">
        <w:r>
          <w:rPr>
            <w:rFonts w:ascii="Times New Roman" w:hAnsi="Times New Roman" w:cs="Times New Roman"/>
          </w:rPr>
          <w:t>in th</w:t>
        </w:r>
      </w:ins>
      <w:ins w:id="26" w:author="marce" w:date="2026-02-07T15:08:57Z">
        <w:r>
          <w:rPr>
            <w:rFonts w:hint="default" w:ascii="Times New Roman" w:hAnsi="Times New Roman" w:cs="Times New Roman"/>
            <w:lang w:val="en-US"/>
          </w:rPr>
          <w:t>e</w:t>
        </w:r>
      </w:ins>
      <w:ins w:id="27" w:author="marce" w:date="2026-02-07T15:08:26Z">
        <w:r>
          <w:rPr>
            <w:rFonts w:ascii="Times New Roman" w:hAnsi="Times New Roman" w:cs="Times New Roman"/>
          </w:rPr>
          <w:t xml:space="preserve"> genus</w:t>
        </w:r>
      </w:ins>
      <w:ins w:id="28" w:author="marce" w:date="2026-02-07T15:05:55Z">
        <w:r>
          <w:rPr>
            <w:rFonts w:hint="default" w:ascii="Times New Roman" w:hAnsi="Times New Roman" w:cs="Times New Roman"/>
            <w:lang w:val="en-US"/>
          </w:rPr>
          <w:t xml:space="preserve"> </w:t>
        </w:r>
      </w:ins>
      <w:ins w:id="29" w:author="marce" w:date="2026-02-07T15:08:58Z">
        <w:r>
          <w:rPr>
            <w:rFonts w:hint="default" w:ascii="Times New Roman" w:hAnsi="Times New Roman" w:cs="Times New Roman"/>
            <w:i/>
            <w:iCs/>
            <w:lang w:val="en-US"/>
            <w:rPrChange w:id="30" w:author="marce" w:date="2026-02-07T15:09:04Z">
              <w:rPr>
                <w:rFonts w:hint="default" w:ascii="Times New Roman" w:hAnsi="Times New Roman" w:cs="Times New Roman"/>
                <w:lang w:val="en-US"/>
              </w:rPr>
            </w:rPrChange>
          </w:rPr>
          <w:t>S</w:t>
        </w:r>
      </w:ins>
      <w:ins w:id="32" w:author="marce" w:date="2026-02-07T15:08:59Z">
        <w:r>
          <w:rPr>
            <w:rFonts w:hint="default" w:ascii="Times New Roman" w:hAnsi="Times New Roman" w:cs="Times New Roman"/>
            <w:i/>
            <w:iCs/>
            <w:lang w:val="en-US"/>
            <w:rPrChange w:id="33" w:author="marce" w:date="2026-02-07T15:09:04Z">
              <w:rPr>
                <w:rFonts w:hint="default" w:ascii="Times New Roman" w:hAnsi="Times New Roman" w:cs="Times New Roman"/>
                <w:lang w:val="en-US"/>
              </w:rPr>
            </w:rPrChange>
          </w:rPr>
          <w:t>porop</w:t>
        </w:r>
      </w:ins>
      <w:ins w:id="35" w:author="marce" w:date="2026-02-07T15:09:00Z">
        <w:r>
          <w:rPr>
            <w:rFonts w:hint="default" w:ascii="Times New Roman" w:hAnsi="Times New Roman" w:cs="Times New Roman"/>
            <w:i/>
            <w:iCs/>
            <w:lang w:val="en-US"/>
            <w:rPrChange w:id="36" w:author="marce" w:date="2026-02-07T15:09:04Z">
              <w:rPr>
                <w:rFonts w:hint="default" w:ascii="Times New Roman" w:hAnsi="Times New Roman" w:cs="Times New Roman"/>
                <w:lang w:val="en-US"/>
              </w:rPr>
            </w:rPrChange>
          </w:rPr>
          <w:t>hil</w:t>
        </w:r>
      </w:ins>
      <w:ins w:id="38" w:author="marce" w:date="2026-02-07T15:09:01Z">
        <w:r>
          <w:rPr>
            <w:rFonts w:hint="default" w:ascii="Times New Roman" w:hAnsi="Times New Roman" w:cs="Times New Roman"/>
            <w:i/>
            <w:iCs/>
            <w:lang w:val="en-US"/>
            <w:rPrChange w:id="39" w:author="marce" w:date="2026-02-07T15:09:04Z">
              <w:rPr>
                <w:rFonts w:hint="default" w:ascii="Times New Roman" w:hAnsi="Times New Roman" w:cs="Times New Roman"/>
                <w:lang w:val="en-US"/>
              </w:rPr>
            </w:rPrChange>
          </w:rPr>
          <w:t xml:space="preserve">a </w:t>
        </w:r>
      </w:ins>
      <w:ins w:id="41" w:author="Cecilia Estalles" w:date="2025-10-08T17:35:00Z">
        <w:r>
          <w:rPr>
            <w:rFonts w:ascii="Times New Roman" w:hAnsi="Times New Roman" w:cs="Times New Roman"/>
          </w:rPr>
          <w:t>have been studied across multiple scales, revealing a complex pattern of vocal evolution</w:t>
        </w:r>
      </w:ins>
      <w:ins w:id="42" w:author="Cecilia Estalles" w:date="2025-10-08T17:35:00Z">
        <w:del w:id="43" w:author="marce" w:date="2026-02-07T15:08:43Z">
          <w:r>
            <w:rPr>
              <w:rFonts w:ascii="Times New Roman" w:hAnsi="Times New Roman" w:cs="Times New Roman"/>
            </w:rPr>
            <w:delText xml:space="preserve"> </w:delText>
          </w:r>
        </w:del>
      </w:ins>
      <w:ins w:id="44" w:author="Cecilia Estalles" w:date="2025-10-08T17:35:00Z">
        <w:del w:id="45" w:author="marce" w:date="2026-02-07T15:08:21Z">
          <w:r>
            <w:rPr>
              <w:rFonts w:ascii="Times New Roman" w:hAnsi="Times New Roman" w:cs="Times New Roman"/>
            </w:rPr>
            <w:delText xml:space="preserve">in </w:delText>
          </w:r>
        </w:del>
      </w:ins>
      <w:ins w:id="46" w:author="Cecilia Estalles" w:date="2025-10-08T17:36:00Z">
        <w:del w:id="47" w:author="marce" w:date="2026-02-07T15:08:21Z">
          <w:r>
            <w:rPr>
              <w:rFonts w:ascii="Times New Roman" w:hAnsi="Times New Roman" w:cs="Times New Roman"/>
            </w:rPr>
            <w:delText>the genus</w:delText>
          </w:r>
        </w:del>
      </w:ins>
      <w:ins w:id="48" w:author="Cecilia Estalles" w:date="2025-10-08T17:35:00Z">
        <w:r>
          <w:rPr>
            <w:rFonts w:ascii="Times New Roman" w:hAnsi="Times New Roman" w:cs="Times New Roman"/>
          </w:rPr>
          <w:t xml:space="preserve">, in which song structure reflects phylogenetic relationships more strongly than morphology (Porzio et al. 2018). Within southern capuchinos, both males and females share repertoire calls that differ among species (Repenning &amp; Suertegaray-Fontana 2019). Male songs typically consist of an introductory portion composed of a few simple notes, emitted alone or followed by a long and rhythmic sequence of complex notes (Repenning et al. 2010; Areta and Repenning 2011; Areta et al. 2011). In some species, this introductory portion has been shown to function as a “signature” element, produced consistently by territorial males when not actively defending their territories (e.g., while foraging; Repenning et al. 2010). During territorial disputes, however, males emphasize the long sequence of complex notes (Repenning et al. 2010). Although southern capuchino songs are overall similar and differ mainly in the types of notes employed (Campagna et al. 2012), broadly distributed species such as </w:t>
        </w:r>
      </w:ins>
      <w:ins w:id="49" w:author="Cecilia Estalles" w:date="2025-10-08T17:35:00Z">
        <w:r>
          <w:rPr>
            <w:rFonts w:ascii="Times New Roman" w:hAnsi="Times New Roman" w:cs="Times New Roman"/>
            <w:i/>
            <w:iCs/>
            <w:rPrChange w:id="50" w:author="Cecilia Estalles" w:date="2025-10-08T17:36:00Z">
              <w:rPr>
                <w:rFonts w:ascii="Times New Roman" w:hAnsi="Times New Roman" w:cs="Times New Roman"/>
              </w:rPr>
            </w:rPrChange>
          </w:rPr>
          <w:t xml:space="preserve">S. </w:t>
        </w:r>
      </w:ins>
      <w:ins w:id="51" w:author="Cecilia Estalles" w:date="2025-10-08T17:35:00Z">
        <w:r>
          <w:rPr>
            <w:rFonts w:ascii="Times New Roman" w:hAnsi="Times New Roman" w:cs="Times New Roman"/>
            <w:i/>
            <w:iCs/>
            <w:rPrChange w:id="52" w:author="Cecilia Estalles" w:date="2025-10-08T17:36:00Z">
              <w:rPr>
                <w:rFonts w:ascii="Times New Roman" w:hAnsi="Times New Roman" w:cs="Times New Roman"/>
              </w:rPr>
            </w:rPrChange>
          </w:rPr>
          <w:t>hypoxantha</w:t>
        </w:r>
      </w:ins>
      <w:ins w:id="53" w:author="Cecilia Estalles" w:date="2025-10-08T17:35:00Z">
        <w:r>
          <w:rPr>
            <w:rFonts w:ascii="Times New Roman" w:hAnsi="Times New Roman" w:cs="Times New Roman"/>
          </w:rPr>
          <w:t xml:space="preserve"> and </w:t>
        </w:r>
      </w:ins>
      <w:ins w:id="54" w:author="Cecilia Estalles" w:date="2025-10-08T17:35:00Z">
        <w:r>
          <w:rPr>
            <w:rFonts w:ascii="Times New Roman" w:hAnsi="Times New Roman" w:cs="Times New Roman"/>
            <w:i/>
            <w:iCs/>
            <w:rPrChange w:id="55" w:author="Cecilia Estalles" w:date="2025-10-08T17:36:00Z">
              <w:rPr>
                <w:rFonts w:ascii="Times New Roman" w:hAnsi="Times New Roman" w:cs="Times New Roman"/>
              </w:rPr>
            </w:rPrChange>
          </w:rPr>
          <w:t>S. ruficollis</w:t>
        </w:r>
      </w:ins>
      <w:ins w:id="56" w:author="Cecilia Estalles" w:date="2025-10-08T17:35:00Z">
        <w:r>
          <w:rPr>
            <w:rFonts w:ascii="Times New Roman" w:hAnsi="Times New Roman" w:cs="Times New Roman"/>
          </w:rPr>
          <w:t xml:space="preserve"> exhibit distinct regiolects, likely resulting from their spatially discontinuous distributions, differential habitat use, and high philopatry (Areta and Repenning 2011; Areta et al. 2011).</w:t>
        </w:r>
      </w:ins>
      <w:del w:id="57" w:author="Cecilia Estalles" w:date="2025-10-08T17:35:00Z">
        <w:r>
          <w:rPr>
            <w:rFonts w:ascii="Times New Roman" w:hAnsi="Times New Roman" w:cs="Times New Roman"/>
          </w:rPr>
          <w:delText xml:space="preserve">The southern capuchinos constitute a recent radiation within the genus </w:delText>
        </w:r>
      </w:del>
      <w:del w:id="58" w:author="Cecilia Estalles" w:date="2025-10-08T17:35:00Z">
        <w:r>
          <w:rPr>
            <w:rFonts w:ascii="Times New Roman" w:hAnsi="Times New Roman" w:cs="Times New Roman"/>
            <w:i/>
            <w:iCs/>
          </w:rPr>
          <w:delText>Sporophila</w:delText>
        </w:r>
      </w:del>
      <w:del w:id="59" w:author="Cecilia Estalles" w:date="2025-10-08T17:35:00Z">
        <w:r>
          <w:rPr>
            <w:rFonts w:ascii="Times New Roman" w:hAnsi="Times New Roman" w:cs="Times New Roman"/>
          </w:rPr>
          <w:delText xml:space="preserve">, comprising ten species that reproduce in various combinations of local sympatry in the grasslands of southern South America (Ridgely and Tudor 1989). Many species coexist in </w:delText>
        </w:r>
      </w:del>
      <w:del w:id="60" w:author="Cecilia Estalles" w:date="2025-10-02T16:24:00Z">
        <w:r>
          <w:rPr>
            <w:rFonts w:ascii="Times New Roman" w:hAnsi="Times New Roman" w:cs="Times New Roman"/>
          </w:rPr>
          <w:delText>the</w:delText>
        </w:r>
      </w:del>
      <w:del w:id="61" w:author="Cecilia Estalles" w:date="2025-10-08T17:35:00Z">
        <w:r>
          <w:rPr>
            <w:rFonts w:ascii="Times New Roman" w:hAnsi="Times New Roman" w:cs="Times New Roman"/>
          </w:rPr>
          <w:delText xml:space="preserve"> wintering areas and later migrate in mixed-species flocks to their respective breeding sites (Da Silva 1999). Despite their extremely low genetic differentiation (average genome-wide F</w:delText>
        </w:r>
      </w:del>
      <w:del w:id="62" w:author="Cecilia Estalles" w:date="2025-10-08T17:35:00Z">
        <w:r>
          <w:rPr>
            <w:rFonts w:ascii="Times New Roman" w:hAnsi="Times New Roman" w:cs="Times New Roman"/>
            <w:vertAlign w:val="subscript"/>
          </w:rPr>
          <w:delText>ST</w:delText>
        </w:r>
      </w:del>
      <w:del w:id="63" w:author="Cecilia Estalles" w:date="2025-10-08T17:35:00Z">
        <w:r>
          <w:rPr>
            <w:rFonts w:ascii="Times New Roman" w:hAnsi="Times New Roman" w:cs="Times New Roman"/>
          </w:rPr>
          <w:delText xml:space="preserve"> ~ 0.008; (Campagna et al. 2017) and morphometric similarity, males conspicuously differ in their plumage coloration and vocalizations (Ridgely and Tudor 1989). In fact, these visual and acoustic traits are used by males to recognize conspecifics when defending their territories </w:delText>
        </w:r>
      </w:del>
      <w:del w:id="64" w:author="Cecilia Estalles" w:date="2025-10-08T17:35:00Z">
        <w:r>
          <w:rPr>
            <w:rFonts w:ascii="Times New Roman" w:hAnsi="Times New Roman" w:cs="Times New Roman"/>
            <w:lang w:val="en-CA"/>
          </w:rPr>
          <w:delText>(Benites et al. 2015; Turbek et al. 2021</w:delText>
        </w:r>
      </w:del>
      <w:del w:id="65" w:author="Cecilia Estalles" w:date="2025-10-08T17:35:00Z">
        <w:r>
          <w:rPr>
            <w:rFonts w:ascii="Times New Roman" w:hAnsi="Times New Roman" w:cs="Times New Roman"/>
            <w:lang w:val="en-US"/>
            <w:rPrChange w:id="66" w:author="Cecilia Estalles" w:date="2025-09-21T15:34:00Z">
              <w:rPr>
                <w:rFonts w:ascii="Times New Roman" w:hAnsi="Times New Roman" w:cs="Times New Roman"/>
                <w:lang w:val="en-CA"/>
              </w:rPr>
            </w:rPrChange>
          </w:rPr>
          <w:delText>)</w:delText>
        </w:r>
      </w:del>
      <w:del w:id="67" w:author="Cecilia Estalles" w:date="2025-10-08T17:35:00Z">
        <w:r>
          <w:rPr>
            <w:rFonts w:ascii="Times New Roman" w:hAnsi="Times New Roman" w:cs="Times New Roman"/>
          </w:rPr>
          <w:delText>.</w:delText>
        </w:r>
      </w:del>
      <w:del w:id="68" w:author="Cecilia Estalles" w:date="2025-10-02T16:28:00Z">
        <w:r>
          <w:rPr>
            <w:rFonts w:ascii="Times New Roman" w:hAnsi="Times New Roman" w:cs="Times New Roman"/>
            <w:rPrChange w:id="69" w:author="Cecilia Estalles" w:date="2025-09-21T15:34:00Z">
              <w:rPr/>
            </w:rPrChange>
          </w:rPr>
          <w:delText>M</w:delText>
        </w:r>
      </w:del>
      <w:del w:id="70" w:author="Cecilia Estalles" w:date="2025-10-08T17:35:00Z">
        <w:r>
          <w:rPr>
            <w:rFonts w:ascii="Times New Roman" w:hAnsi="Times New Roman" w:cs="Times New Roman"/>
            <w:rPrChange w:id="71" w:author="Cecilia Estalles" w:date="2025-09-21T15:34:00Z">
              <w:rPr/>
            </w:rPrChange>
          </w:rPr>
          <w:delText xml:space="preserve">any studies have focused on plumage coloration, its role in prezygotic reproductive isolation, and its genetic basis (Campagna et al. 2012; Campagna et al. 2017; Turbek et al. 2021; Estalles et al. 2022; Recuerda et al. 2025). Regarding acoustic traits, evidence across multiple scales supports a complex </w:delText>
        </w:r>
      </w:del>
      <w:del w:id="72" w:author="Cecilia Estalles" w:date="2025-10-02T16:29:00Z">
        <w:r>
          <w:rPr>
            <w:rFonts w:ascii="Times New Roman" w:hAnsi="Times New Roman" w:cs="Times New Roman"/>
            <w:rPrChange w:id="73" w:author="Cecilia Estalles" w:date="2025-09-21T15:34:00Z">
              <w:rPr/>
            </w:rPrChange>
          </w:rPr>
          <w:delText xml:space="preserve">picture </w:delText>
        </w:r>
      </w:del>
      <w:del w:id="74" w:author="Cecilia Estalles" w:date="2025-10-08T17:35:00Z">
        <w:r>
          <w:rPr>
            <w:rFonts w:ascii="Times New Roman" w:hAnsi="Times New Roman" w:cs="Times New Roman"/>
            <w:rPrChange w:id="75" w:author="Cecilia Estalles" w:date="2025-09-21T15:34:00Z">
              <w:rPr/>
            </w:rPrChange>
          </w:rPr>
          <w:delText xml:space="preserve">of </w:delText>
        </w:r>
      </w:del>
      <w:del w:id="76" w:author="Cecilia Estalles" w:date="2025-10-02T16:30:00Z">
        <w:r>
          <w:rPr>
            <w:rFonts w:ascii="Times New Roman" w:hAnsi="Times New Roman" w:cs="Times New Roman"/>
            <w:rPrChange w:id="77" w:author="Cecilia Estalles" w:date="2025-09-21T15:34:00Z">
              <w:rPr/>
            </w:rPrChange>
          </w:rPr>
          <w:delText xml:space="preserve">vocal </w:delText>
        </w:r>
      </w:del>
      <w:del w:id="78" w:author="Cecilia Estalles" w:date="2025-10-08T17:35:00Z">
        <w:r>
          <w:rPr>
            <w:rFonts w:ascii="Times New Roman" w:hAnsi="Times New Roman" w:cs="Times New Roman"/>
            <w:rPrChange w:id="79" w:author="Cecilia Estalles" w:date="2025-09-21T15:34:00Z">
              <w:rPr/>
            </w:rPrChange>
          </w:rPr>
          <w:delText xml:space="preserve">evolution in </w:delText>
        </w:r>
      </w:del>
      <w:del w:id="80" w:author="Cecilia Estalles" w:date="2025-10-08T17:35:00Z">
        <w:r>
          <w:rPr>
            <w:rFonts w:ascii="Times New Roman" w:hAnsi="Times New Roman" w:cs="Times New Roman"/>
            <w:i/>
            <w:iCs/>
            <w:rPrChange w:id="81" w:author="Cecilia Estalles" w:date="2025-10-02T16:29:00Z">
              <w:rPr>
                <w:i/>
                <w:iCs/>
              </w:rPr>
            </w:rPrChange>
          </w:rPr>
          <w:delText>Sporophila</w:delText>
        </w:r>
      </w:del>
      <w:del w:id="82" w:author="Cecilia Estalles" w:date="2025-10-08T17:35:00Z">
        <w:r>
          <w:rPr>
            <w:rFonts w:ascii="Times New Roman" w:hAnsi="Times New Roman" w:cs="Times New Roman"/>
            <w:rPrChange w:id="83" w:author="Cecilia Estalles" w:date="2025-09-21T15:34:00Z">
              <w:rPr/>
            </w:rPrChange>
          </w:rPr>
          <w:delText>: song structure reflects phylogenetic relationships more than morphology (Porzio et al. 201</w:delText>
        </w:r>
      </w:del>
      <w:del w:id="84" w:author="Cecilia Estalles" w:date="2025-10-08T17:35:00Z">
        <w:r>
          <w:rPr>
            <w:rFonts w:ascii="Times New Roman" w:hAnsi="Times New Roman" w:cs="Times New Roman"/>
          </w:rPr>
          <w:delText xml:space="preserve">8); within southern capuchino species, males and females share repertoire calls that differ among species (Repenning &amp; Suertegaray-Fontana 2019); and at the broadest scale, widely distributed species develop geographic “regiolects,” apparently shaped by local habitat use (Areta 2012; Areta &amp; Repenning 2011).Despite these insights, our understanding of how vocalizations vary within and among species in this </w:delText>
        </w:r>
      </w:del>
      <w:del w:id="85" w:author="Cecilia Estalles" w:date="2025-10-02T16:31:00Z">
        <w:r>
          <w:rPr>
            <w:rFonts w:ascii="Times New Roman" w:hAnsi="Times New Roman" w:cs="Times New Roman"/>
          </w:rPr>
          <w:delText>clade</w:delText>
        </w:r>
      </w:del>
      <w:del w:id="86" w:author="Cecilia Estalles" w:date="2025-10-08T17:35:00Z">
        <w:r>
          <w:rPr>
            <w:rFonts w:ascii="Times New Roman" w:hAnsi="Times New Roman" w:cs="Times New Roman"/>
          </w:rPr>
          <w:delText>, and how interspecific interactions and geographic distance shape song structure, remains limited.</w:delText>
        </w:r>
      </w:del>
    </w:p>
    <w:p>
      <w:pPr>
        <w:spacing w:line="480" w:lineRule="auto"/>
        <w:rPr>
          <w:del w:id="87" w:author="Cecilia Estalles" w:date="2025-10-08T17:37:00Z"/>
          <w:rFonts w:ascii="Times New Roman" w:hAnsi="Times New Roman" w:cs="Times New Roman"/>
          <w:b/>
          <w:bCs/>
          <w:lang w:val="en-CA"/>
        </w:rPr>
      </w:pPr>
      <w:del w:id="88" w:author="Cecilia Estalles" w:date="2025-10-08T17:37:00Z">
        <w:r>
          <w:rPr>
            <w:rFonts w:ascii="Times New Roman" w:hAnsi="Times New Roman" w:cs="Times New Roman"/>
          </w:rPr>
          <w:delText xml:space="preserve"> Southern capuchino vocalizations consist of an introductory portion c</w:delText>
        </w:r>
        <w:commentRangeStart w:id="7"/>
        <w:r>
          <w:rPr>
            <w:rFonts w:ascii="Times New Roman" w:hAnsi="Times New Roman" w:cs="Times New Roman"/>
          </w:rPr>
          <w:delText>omprise</w:delText>
        </w:r>
        <w:commentRangeEnd w:id="7"/>
      </w:del>
      <w:del w:id="89" w:author="Cecilia Estalles" w:date="2025-10-08T17:37:00Z">
        <w:r>
          <w:rPr>
            <w:rStyle w:val="14"/>
            <w:kern w:val="0"/>
            <w14:ligatures w14:val="none"/>
          </w:rPr>
          <w:commentReference w:id="7"/>
        </w:r>
      </w:del>
      <w:del w:id="90" w:author="Cecilia Estalles" w:date="2025-10-08T17:37:00Z">
        <w:r>
          <w:rPr>
            <w:rFonts w:ascii="Times New Roman" w:hAnsi="Times New Roman" w:cs="Times New Roman"/>
          </w:rPr>
          <w:delText>d of a few simple notes that are emitted alone or followed by a long and rhythmic sequence of complex notes (Repenning et al. 2010; Areta and Repenning 2011; Areta et al. 2011). In some species the introductory portion has been described as the “signature” of the songs and is constantly produced by territorial males when not actively defending their territory</w:delText>
        </w:r>
      </w:del>
      <w:del w:id="91" w:author="Cecilia Estalles" w:date="2025-09-21T15:35:00Z">
        <w:r>
          <w:rPr>
            <w:rFonts w:ascii="Times New Roman" w:hAnsi="Times New Roman" w:cs="Times New Roman"/>
          </w:rPr>
          <w:delText xml:space="preserve"> </w:delText>
        </w:r>
      </w:del>
      <w:del w:id="92" w:author="Cecilia Estalles" w:date="2025-10-08T17:37:00Z">
        <w:r>
          <w:rPr>
            <w:rFonts w:ascii="Times New Roman" w:hAnsi="Times New Roman" w:cs="Times New Roman"/>
          </w:rPr>
          <w:delText xml:space="preserve"> (e.g. when foraging; Repenning et al. 2010). But when males are disputing a territory they repeatedly emit the long sequence of complex notes with great emphasis (Repenning et al. 2010). Campagna et al. 2012 found southern capuchino vocalizations to be overall similar, differing mainly in the type of notes utilized.</w:delText>
        </w:r>
      </w:del>
      <w:del w:id="93" w:author="Cecilia Estalles" w:date="2025-10-08T17:37:00Z">
        <w:r>
          <w:rPr/>
          <w:delText xml:space="preserve"> </w:delText>
        </w:r>
      </w:del>
      <w:del w:id="94" w:author="Cecilia Estalles" w:date="2025-10-08T17:37:00Z">
        <w:r>
          <w:rPr>
            <w:rFonts w:ascii="Times New Roman" w:hAnsi="Times New Roman" w:cs="Times New Roman"/>
          </w:rPr>
          <w:delText xml:space="preserve">Yet, despite this interspecific acoustic similarity, broadly distributed species such as </w:delText>
        </w:r>
      </w:del>
      <w:del w:id="95" w:author="Cecilia Estalles" w:date="2025-10-08T17:37:00Z">
        <w:r>
          <w:rPr>
            <w:rFonts w:ascii="Times New Roman" w:hAnsi="Times New Roman" w:cs="Times New Roman"/>
            <w:i/>
            <w:iCs/>
          </w:rPr>
          <w:delText>S. hypoxantha</w:delText>
        </w:r>
      </w:del>
      <w:del w:id="96" w:author="Cecilia Estalles" w:date="2025-10-08T17:37:00Z">
        <w:r>
          <w:rPr>
            <w:rFonts w:ascii="Times New Roman" w:hAnsi="Times New Roman" w:cs="Times New Roman"/>
          </w:rPr>
          <w:delText xml:space="preserve"> and </w:delText>
        </w:r>
      </w:del>
      <w:del w:id="97" w:author="Cecilia Estalles" w:date="2025-10-08T17:37:00Z">
        <w:r>
          <w:rPr>
            <w:rFonts w:ascii="Times New Roman" w:hAnsi="Times New Roman" w:cs="Times New Roman"/>
            <w:i/>
            <w:iCs/>
          </w:rPr>
          <w:delText>S. ruficollis</w:delText>
        </w:r>
      </w:del>
      <w:del w:id="98" w:author="Cecilia Estalles" w:date="2025-10-08T17:37:00Z">
        <w:r>
          <w:rPr>
            <w:rFonts w:ascii="Times New Roman" w:hAnsi="Times New Roman" w:cs="Times New Roman"/>
          </w:rPr>
          <w:delText xml:space="preserve"> exhibit distinct regiolects, which are thought to result from their spatially discontinuous geographic distribution, differential habitat use, and high philopatry (Areta and Repenning 2011; Areta et al. 2011).</w:delText>
        </w:r>
      </w:del>
    </w:p>
    <w:p>
      <w:pPr>
        <w:spacing w:line="480" w:lineRule="auto"/>
        <w:rPr>
          <w:rFonts w:ascii="Times New Roman" w:hAnsi="Times New Roman" w:cs="Times New Roman"/>
        </w:rPr>
      </w:pPr>
      <w:r>
        <w:rPr>
          <w:rFonts w:ascii="Times New Roman" w:hAnsi="Times New Roman" w:cs="Times New Roman"/>
        </w:rPr>
        <w:t xml:space="preserve">In this study, we described and compared the vocalizations of </w:t>
      </w:r>
      <w:r>
        <w:rPr>
          <w:rFonts w:ascii="Times New Roman" w:hAnsi="Times New Roman" w:cs="Times New Roman"/>
          <w:i/>
          <w:iCs/>
        </w:rPr>
        <w:t>S. hypoxantha</w:t>
      </w:r>
      <w:r>
        <w:rPr>
          <w:rFonts w:ascii="Times New Roman" w:hAnsi="Times New Roman" w:cs="Times New Roman"/>
        </w:rPr>
        <w:t xml:space="preserve">, </w:t>
      </w:r>
      <w:r>
        <w:rPr>
          <w:rFonts w:ascii="Times New Roman" w:hAnsi="Times New Roman" w:cs="Times New Roman"/>
          <w:i/>
          <w:iCs/>
        </w:rPr>
        <w:t>S. palustris</w:t>
      </w:r>
      <w:r>
        <w:rPr>
          <w:rFonts w:ascii="Times New Roman" w:hAnsi="Times New Roman" w:cs="Times New Roman"/>
        </w:rPr>
        <w:t xml:space="preserve">, </w:t>
      </w:r>
      <w:r>
        <w:rPr>
          <w:rFonts w:ascii="Times New Roman" w:hAnsi="Times New Roman" w:cs="Times New Roman"/>
          <w:i/>
          <w:iCs/>
        </w:rPr>
        <w:t>S. ruficollis</w:t>
      </w:r>
      <w:r>
        <w:rPr>
          <w:rFonts w:ascii="Times New Roman" w:hAnsi="Times New Roman" w:cs="Times New Roman"/>
        </w:rPr>
        <w:t xml:space="preserve">, and </w:t>
      </w:r>
      <w:r>
        <w:rPr>
          <w:rFonts w:ascii="Times New Roman" w:hAnsi="Times New Roman" w:cs="Times New Roman"/>
          <w:i/>
          <w:iCs/>
        </w:rPr>
        <w:t>S. iberaensis</w:t>
      </w:r>
      <w:r>
        <w:rPr>
          <w:rFonts w:ascii="Times New Roman" w:hAnsi="Times New Roman" w:cs="Times New Roman"/>
        </w:rPr>
        <w:t xml:space="preserve"> across five localities in northern and central Argentina, where the species breed in various combinations of local sympatry and allopatry. We accomplished this by separately evaluating the </w:t>
      </w:r>
      <w:ins w:id="99" w:author="Cecilia Estalles" w:date="2025-10-02T16:53:00Z">
        <w:del w:id="100" w:author="marce" w:date="2026-02-07T15:12:28Z">
          <w:r>
            <w:rPr>
              <w:rFonts w:ascii="Times New Roman" w:hAnsi="Times New Roman" w:cs="Times New Roman"/>
            </w:rPr>
            <w:delText>few</w:delText>
          </w:r>
        </w:del>
      </w:ins>
      <w:ins w:id="101" w:author="Cecilia Estalles" w:date="2025-10-02T16:53:00Z">
        <w:del w:id="102" w:author="marce" w:date="2026-02-07T15:12:27Z">
          <w:r>
            <w:rPr>
              <w:rFonts w:ascii="Times New Roman" w:hAnsi="Times New Roman" w:cs="Times New Roman"/>
            </w:rPr>
            <w:delText xml:space="preserve"> </w:delText>
          </w:r>
        </w:del>
      </w:ins>
      <w:ins w:id="103" w:author="Cecilia Estalles" w:date="2025-10-02T16:53:00Z">
        <w:r>
          <w:rPr>
            <w:rFonts w:ascii="Times New Roman" w:hAnsi="Times New Roman" w:cs="Times New Roman"/>
          </w:rPr>
          <w:t xml:space="preserve">simple notes emitted alone or as </w:t>
        </w:r>
      </w:ins>
      <w:r>
        <w:rPr>
          <w:rFonts w:ascii="Times New Roman" w:hAnsi="Times New Roman" w:cs="Times New Roman"/>
        </w:rPr>
        <w:t xml:space="preserve">introductory portion of </w:t>
      </w:r>
      <w:ins w:id="104" w:author="Cecilia Estalles" w:date="2025-10-08T17:49:00Z">
        <w:r>
          <w:rPr>
            <w:rFonts w:ascii="Times New Roman" w:hAnsi="Times New Roman" w:cs="Times New Roman"/>
          </w:rPr>
          <w:t>the songs</w:t>
        </w:r>
      </w:ins>
      <w:del w:id="105" w:author="Cecilia Estalles" w:date="2025-10-02T16:54:00Z">
        <w:r>
          <w:rPr>
            <w:rFonts w:ascii="Times New Roman" w:hAnsi="Times New Roman" w:cs="Times New Roman"/>
          </w:rPr>
          <w:delText>the</w:delText>
        </w:r>
      </w:del>
      <w:del w:id="106" w:author="Cecilia Estalles" w:date="2025-10-08T17:49:00Z">
        <w:r>
          <w:rPr>
            <w:rFonts w:ascii="Times New Roman" w:hAnsi="Times New Roman" w:cs="Times New Roman"/>
          </w:rPr>
          <w:delText xml:space="preserve"> song</w:delText>
        </w:r>
      </w:del>
      <w:r>
        <w:rPr>
          <w:rFonts w:ascii="Times New Roman" w:hAnsi="Times New Roman" w:cs="Times New Roman"/>
        </w:rPr>
        <w:t xml:space="preserve"> (here called “simple songs”) and the entire song (comprising</w:t>
      </w:r>
      <w:ins w:id="107" w:author="Cecilia Estalles" w:date="2025-10-02T16:56:00Z">
        <w:r>
          <w:rPr>
            <w:rFonts w:ascii="Times New Roman" w:hAnsi="Times New Roman" w:cs="Times New Roman"/>
          </w:rPr>
          <w:t xml:space="preserve"> in most cases</w:t>
        </w:r>
      </w:ins>
      <w:r>
        <w:rPr>
          <w:rFonts w:ascii="Times New Roman" w:hAnsi="Times New Roman" w:cs="Times New Roman"/>
        </w:rPr>
        <w:t xml:space="preserve"> the introductory portion plus the sequence of complex notes; here called “complex songs”</w:t>
      </w:r>
      <w:ins w:id="108" w:author="Cecilia Estalles" w:date="2025-10-08T17:48:00Z">
        <w:r>
          <w:rPr>
            <w:rFonts w:ascii="Times New Roman" w:hAnsi="Times New Roman" w:cs="Times New Roman"/>
          </w:rPr>
          <w:t>; Figure 1</w:t>
        </w:r>
      </w:ins>
      <w:r>
        <w:rPr>
          <w:rFonts w:ascii="Times New Roman" w:hAnsi="Times New Roman" w:cs="Times New Roman"/>
        </w:rPr>
        <w:t xml:space="preserve">), and by estimating acoustic parameters per element and per song. </w:t>
      </w:r>
      <w:del w:id="109" w:author="Cecilia Estalles" w:date="2025-10-02T16:35:00Z">
        <w:r>
          <w:rPr>
            <w:rFonts w:ascii="Times New Roman" w:hAnsi="Times New Roman" w:cs="Times New Roman"/>
          </w:rPr>
          <w:delText xml:space="preserve">Since </w:delText>
        </w:r>
      </w:del>
      <w:del w:id="110" w:author="Cecilia Estalles" w:date="2025-10-02T16:35:00Z">
        <w:r>
          <w:rPr>
            <w:rFonts w:ascii="Times New Roman" w:hAnsi="Times New Roman" w:cs="Times New Roman"/>
            <w:i/>
            <w:iCs/>
          </w:rPr>
          <w:delText>S. hypoxantha</w:delText>
        </w:r>
      </w:del>
      <w:del w:id="111" w:author="Cecilia Estalles" w:date="2025-10-02T16:35:00Z">
        <w:r>
          <w:rPr>
            <w:rFonts w:ascii="Times New Roman" w:hAnsi="Times New Roman" w:cs="Times New Roman"/>
          </w:rPr>
          <w:delText xml:space="preserve">, </w:delText>
        </w:r>
      </w:del>
      <w:del w:id="112" w:author="Cecilia Estalles" w:date="2025-10-02T16:35:00Z">
        <w:r>
          <w:rPr>
            <w:rFonts w:ascii="Times New Roman" w:hAnsi="Times New Roman" w:cs="Times New Roman"/>
            <w:i/>
            <w:iCs/>
          </w:rPr>
          <w:delText>S. palustris</w:delText>
        </w:r>
      </w:del>
      <w:del w:id="113" w:author="Cecilia Estalles" w:date="2025-10-02T16:35:00Z">
        <w:r>
          <w:rPr>
            <w:rFonts w:ascii="Times New Roman" w:hAnsi="Times New Roman" w:cs="Times New Roman"/>
          </w:rPr>
          <w:delText xml:space="preserve">, and </w:delText>
        </w:r>
      </w:del>
      <w:del w:id="114" w:author="Cecilia Estalles" w:date="2025-10-02T16:35:00Z">
        <w:r>
          <w:rPr>
            <w:rFonts w:ascii="Times New Roman" w:hAnsi="Times New Roman" w:cs="Times New Roman"/>
            <w:i/>
            <w:iCs/>
          </w:rPr>
          <w:delText>S. ruficollis</w:delText>
        </w:r>
      </w:del>
      <w:del w:id="115" w:author="Cecilia Estalles" w:date="2025-10-02T16:35:00Z">
        <w:r>
          <w:rPr>
            <w:rFonts w:ascii="Times New Roman" w:hAnsi="Times New Roman" w:cs="Times New Roman"/>
          </w:rPr>
          <w:delText xml:space="preserve"> have the most similar coloration patterns, differing solely in the color of their throat,, we expected a lower acoustic differentiation among these species than between these species and </w:delText>
        </w:r>
      </w:del>
      <w:del w:id="116" w:author="Cecilia Estalles" w:date="2025-10-02T16:35:00Z">
        <w:r>
          <w:rPr>
            <w:rFonts w:ascii="Times New Roman" w:hAnsi="Times New Roman" w:cs="Times New Roman"/>
            <w:i/>
            <w:iCs/>
          </w:rPr>
          <w:delText>S. iberaensis</w:delText>
        </w:r>
      </w:del>
      <w:del w:id="117" w:author="Cecilia Estalles" w:date="2025-10-02T16:35:00Z">
        <w:r>
          <w:rPr>
            <w:rFonts w:ascii="Times New Roman" w:hAnsi="Times New Roman" w:cs="Times New Roman"/>
          </w:rPr>
          <w:delText xml:space="preserve">, which is at least morphologically more differentiated (Di Giacomo and Kopuchian 2016; Turbek et al. 2021). </w:delText>
        </w:r>
      </w:del>
      <w:r>
        <w:rPr>
          <w:rFonts w:ascii="Times New Roman" w:hAnsi="Times New Roman" w:cs="Times New Roman"/>
        </w:rPr>
        <w:t xml:space="preserve">We </w:t>
      </w:r>
      <w:del w:id="118" w:author="Cecilia Estalles" w:date="2025-10-02T16:36:00Z">
        <w:r>
          <w:rPr>
            <w:rFonts w:ascii="Times New Roman" w:hAnsi="Times New Roman" w:cs="Times New Roman"/>
          </w:rPr>
          <w:delText xml:space="preserve">also </w:delText>
        </w:r>
      </w:del>
      <w:r>
        <w:rPr>
          <w:rFonts w:ascii="Times New Roman" w:hAnsi="Times New Roman" w:cs="Times New Roman"/>
        </w:rPr>
        <w:t xml:space="preserve">took advantage of the different interspecific interaction scenarios across localities to test the reproductive character displacement hypothesis and assess the effects of sympatry and allopatry on the acoustic properties of their songs. We predicted greater acoustic differentiation in southern capuchinos when occurring in sympatry than in allopatry, as a mechanism to avoid acoustic similarity and reduce the risk of hybridization. Finally, because geographic distance often promotes genetic and trait </w:t>
      </w:r>
      <w:del w:id="119" w:author="Cecilia Estalles" w:date="2025-10-02T16:36:00Z">
        <w:r>
          <w:rPr>
            <w:rFonts w:ascii="Times New Roman" w:hAnsi="Times New Roman" w:cs="Times New Roman"/>
          </w:rPr>
          <w:delText>dispersion</w:delText>
        </w:r>
      </w:del>
      <w:ins w:id="120" w:author="Cecilia Estalles" w:date="2025-10-02T16:36:00Z">
        <w:r>
          <w:rPr>
            <w:rFonts w:ascii="Times New Roman" w:hAnsi="Times New Roman" w:cs="Times New Roman"/>
          </w:rPr>
          <w:t>different</w:t>
        </w:r>
      </w:ins>
      <w:ins w:id="121" w:author="Cecilia Estalles" w:date="2025-10-02T16:37:00Z">
        <w:r>
          <w:rPr>
            <w:rFonts w:ascii="Times New Roman" w:hAnsi="Times New Roman" w:cs="Times New Roman"/>
          </w:rPr>
          <w:t>iation</w:t>
        </w:r>
      </w:ins>
      <w:r>
        <w:rPr>
          <w:rFonts w:ascii="Times New Roman" w:hAnsi="Times New Roman" w:cs="Times New Roman"/>
        </w:rPr>
        <w:t>, we explored the relationship between geographic distance and the acoustic variability within species.</w:t>
      </w:r>
      <w:r>
        <w:commentReference w:id="8"/>
      </w:r>
    </w:p>
    <w:p>
      <w:pPr>
        <w:spacing w:line="480" w:lineRule="auto"/>
        <w:rPr>
          <w:rFonts w:ascii="Times New Roman" w:hAnsi="Times New Roman" w:cs="Times New Roman"/>
          <w:b/>
          <w:bCs/>
        </w:rPr>
      </w:pPr>
    </w:p>
    <w:p>
      <w:pPr>
        <w:spacing w:line="480" w:lineRule="auto"/>
        <w:rPr>
          <w:rFonts w:ascii="Times New Roman" w:hAnsi="Times New Roman" w:cs="Times New Roman"/>
          <w:b/>
          <w:bCs/>
        </w:rPr>
      </w:pPr>
      <w:r>
        <w:rPr>
          <w:rFonts w:ascii="Times New Roman" w:hAnsi="Times New Roman" w:cs="Times New Roman"/>
          <w:b/>
          <w:bCs/>
        </w:rPr>
        <w:t>Materials and methods</w:t>
      </w:r>
    </w:p>
    <w:p>
      <w:pPr>
        <w:spacing w:line="480" w:lineRule="auto"/>
        <w:rPr>
          <w:rFonts w:ascii="Times New Roman" w:hAnsi="Times New Roman" w:cs="Times New Roman"/>
        </w:rPr>
      </w:pPr>
      <w:r>
        <w:rPr>
          <w:rFonts w:ascii="Times New Roman" w:hAnsi="Times New Roman" w:cs="Times New Roman"/>
        </w:rPr>
        <w:t xml:space="preserve">We recorded vocalizations of </w:t>
      </w:r>
      <w:r>
        <w:rPr>
          <w:rFonts w:ascii="Times New Roman" w:hAnsi="Times New Roman" w:cs="Times New Roman"/>
          <w:i/>
          <w:iCs/>
        </w:rPr>
        <w:t>S. hypoxantha</w:t>
      </w:r>
      <w:r>
        <w:rPr>
          <w:rFonts w:ascii="Times New Roman" w:hAnsi="Times New Roman" w:cs="Times New Roman"/>
        </w:rPr>
        <w:t xml:space="preserve">, </w:t>
      </w:r>
      <w:r>
        <w:rPr>
          <w:rFonts w:ascii="Times New Roman" w:hAnsi="Times New Roman" w:cs="Times New Roman"/>
          <w:i/>
          <w:iCs/>
        </w:rPr>
        <w:t>S. palustris</w:t>
      </w:r>
      <w:r>
        <w:rPr>
          <w:rFonts w:ascii="Times New Roman" w:hAnsi="Times New Roman" w:cs="Times New Roman"/>
        </w:rPr>
        <w:t xml:space="preserve">, </w:t>
      </w:r>
      <w:r>
        <w:rPr>
          <w:rFonts w:ascii="Times New Roman" w:hAnsi="Times New Roman" w:cs="Times New Roman"/>
          <w:i/>
          <w:iCs/>
        </w:rPr>
        <w:t>S. ruficollis</w:t>
      </w:r>
      <w:r>
        <w:rPr>
          <w:rFonts w:ascii="Times New Roman" w:hAnsi="Times New Roman" w:cs="Times New Roman"/>
        </w:rPr>
        <w:t xml:space="preserve"> and </w:t>
      </w:r>
      <w:r>
        <w:rPr>
          <w:rFonts w:ascii="Times New Roman" w:hAnsi="Times New Roman" w:cs="Times New Roman"/>
          <w:i/>
          <w:iCs/>
        </w:rPr>
        <w:t>S. iberaensis</w:t>
      </w:r>
      <w:r>
        <w:rPr>
          <w:rFonts w:ascii="Times New Roman" w:hAnsi="Times New Roman" w:cs="Times New Roman"/>
        </w:rPr>
        <w:t xml:space="preserve"> during the peak of two breeding seasons (2018-2019 and 2019-2020) at five localities in northern and central Argentina where the species breed in different conditions of sympatry and allopatr</w:t>
      </w:r>
      <w:bookmarkStart w:id="7" w:name="_GoBack"/>
      <w:bookmarkEnd w:id="7"/>
      <w:r>
        <w:rPr>
          <w:rFonts w:ascii="Times New Roman" w:hAnsi="Times New Roman" w:cs="Times New Roman"/>
        </w:rPr>
        <w:t>y: Esteros del Iberá (EI), Perdices in Entre Ríos Province (ER), Esperanza in Santa Fe Province (E), Mar Chiquita in Córdoba Province (MC) and Salta Capital in Salta Province (S; details in Figure 1). We only recorded mature and territorial males within about 15 meters of their song perch using a Tascam HD-P2 recorder and a directional Sennhei</w:t>
      </w:r>
      <w:commentRangeStart w:id="9"/>
      <w:r>
        <w:rPr>
          <w:rFonts w:ascii="Times New Roman" w:hAnsi="Times New Roman" w:cs="Times New Roman"/>
        </w:rPr>
        <w:t>s</w:t>
      </w:r>
      <w:commentRangeEnd w:id="9"/>
      <w:r>
        <w:rPr>
          <w:rStyle w:val="14"/>
          <w:kern w:val="0"/>
          <w14:ligatures w14:val="none"/>
        </w:rPr>
        <w:commentReference w:id="9"/>
      </w:r>
      <w:r>
        <w:rPr>
          <w:rFonts w:ascii="Times New Roman" w:hAnsi="Times New Roman" w:cs="Times New Roman"/>
        </w:rPr>
        <w:t xml:space="preserve">er microphone. Since we did not mark individuals, the recorded males were in territories separated by at least 50 meters to avoid pseudoreplication. The only exception was when two males vocalized simultaneously in contiguous territories less than 50 </w:t>
      </w:r>
      <w:commentRangeStart w:id="10"/>
      <w:commentRangeStart w:id="11"/>
      <w:commentRangeStart w:id="12"/>
      <w:r>
        <w:rPr>
          <w:rFonts w:ascii="Times New Roman" w:hAnsi="Times New Roman" w:cs="Times New Roman"/>
        </w:rPr>
        <w:t>meters apart</w:t>
      </w:r>
      <w:commentRangeEnd w:id="10"/>
      <w:r>
        <w:rPr>
          <w:rStyle w:val="14"/>
          <w:kern w:val="0"/>
          <w14:ligatures w14:val="none"/>
        </w:rPr>
        <w:commentReference w:id="10"/>
      </w:r>
      <w:commentRangeEnd w:id="11"/>
      <w:r>
        <w:rPr>
          <w:rStyle w:val="14"/>
          <w:kern w:val="0"/>
          <w14:ligatures w14:val="none"/>
        </w:rPr>
        <w:commentReference w:id="11"/>
      </w:r>
      <w:commentRangeEnd w:id="12"/>
      <w:r>
        <w:rPr>
          <w:rStyle w:val="14"/>
          <w:kern w:val="0"/>
          <w14:ligatures w14:val="none"/>
        </w:rPr>
        <w:commentReference w:id="12"/>
      </w:r>
      <w:r>
        <w:rPr>
          <w:rFonts w:ascii="Times New Roman" w:hAnsi="Times New Roman" w:cs="Times New Roman"/>
        </w:rPr>
        <w:t>. All the recordings are in wav format and stored in the Colección Nacional de Sonidos Naturales of the Museo Argentino de Ciencias Naturales “Bernardino Rivadavia” (MACN-CONICET; Supplementary Table 1).</w:t>
      </w:r>
    </w:p>
    <w:p>
      <w:pPr>
        <w:spacing w:line="480" w:lineRule="auto"/>
        <w:rPr>
          <w:rFonts w:ascii="Times New Roman" w:hAnsi="Times New Roman" w:cs="Times New Roman"/>
        </w:rPr>
      </w:pPr>
      <w:r>
        <w:rPr>
          <w:rFonts w:ascii="Times New Roman" w:hAnsi="Times New Roman" w:cs="Times New Roman"/>
        </w:rPr>
        <w:t xml:space="preserve">Not all the southern capuchino species reported in eBird were found in the localities during our study. Although eBird reported that </w:t>
      </w:r>
      <w:r>
        <w:rPr>
          <w:rFonts w:ascii="Times New Roman" w:hAnsi="Times New Roman" w:cs="Times New Roman"/>
          <w:i/>
          <w:iCs/>
        </w:rPr>
        <w:t>S. palustris</w:t>
      </w:r>
      <w:r>
        <w:rPr>
          <w:rFonts w:ascii="Times New Roman" w:hAnsi="Times New Roman" w:cs="Times New Roman"/>
        </w:rPr>
        <w:t xml:space="preserve"> was abundant in ER, only two territorial individuals were found in December 2019. </w:t>
      </w:r>
      <w:commentRangeStart w:id="13"/>
      <w:commentRangeStart w:id="14"/>
      <w:r>
        <w:rPr>
          <w:rStyle w:val="14"/>
          <w:kern w:val="0"/>
          <w14:ligatures w14:val="none"/>
        </w:rPr>
        <w:commentReference w:id="13"/>
      </w:r>
      <w:commentRangeEnd w:id="13"/>
      <w:commentRangeEnd w:id="14"/>
      <w:r>
        <w:rPr>
          <w:rStyle w:val="14"/>
          <w:kern w:val="0"/>
          <w14:ligatures w14:val="none"/>
        </w:rPr>
        <w:commentReference w:id="14"/>
      </w:r>
      <w:r>
        <w:rPr>
          <w:rFonts w:ascii="Times New Roman" w:hAnsi="Times New Roman" w:cs="Times New Roman"/>
        </w:rPr>
        <w:t xml:space="preserve">Similarly, </w:t>
      </w:r>
      <w:r>
        <w:rPr>
          <w:rFonts w:ascii="Times New Roman" w:hAnsi="Times New Roman" w:cs="Times New Roman"/>
          <w:i/>
          <w:iCs/>
        </w:rPr>
        <w:t>S. hypoxantha</w:t>
      </w:r>
      <w:r>
        <w:rPr>
          <w:rFonts w:ascii="Times New Roman" w:hAnsi="Times New Roman" w:cs="Times New Roman"/>
        </w:rPr>
        <w:t xml:space="preserve"> is commonly reported in E, but only territorial individuals of </w:t>
      </w:r>
      <w:r>
        <w:rPr>
          <w:rFonts w:ascii="Times New Roman" w:hAnsi="Times New Roman" w:cs="Times New Roman"/>
          <w:i/>
          <w:iCs/>
        </w:rPr>
        <w:t>S. ruficollis</w:t>
      </w:r>
      <w:r>
        <w:rPr>
          <w:rFonts w:ascii="Times New Roman" w:hAnsi="Times New Roman" w:cs="Times New Roman"/>
        </w:rPr>
        <w:t xml:space="preserve"> were found there. Breeding seasons often are constrained by resource availability (Dawson 2008), so changes in e.g. precipitation (Studds and Marra 2011) or land use may have influenced the species activity at these localities </w:t>
      </w:r>
      <w:r>
        <w:rPr>
          <w:rFonts w:ascii="Times New Roman" w:hAnsi="Times New Roman" w:cs="Times New Roman"/>
          <w:kern w:val="0"/>
        </w:rPr>
        <w:t>(De Cáceres et al. 2013)</w:t>
      </w:r>
      <w:r>
        <w:rPr>
          <w:rFonts w:ascii="Times New Roman" w:hAnsi="Times New Roman" w:cs="Times New Roman"/>
        </w:rPr>
        <w:t xml:space="preserve">. </w:t>
      </w:r>
    </w:p>
    <w:p>
      <w:pPr>
        <w:spacing w:line="480" w:lineRule="auto"/>
        <w:rPr>
          <w:rFonts w:ascii="Times New Roman" w:hAnsi="Times New Roman" w:cs="Times New Roman"/>
        </w:rPr>
      </w:pPr>
      <w:r>
        <w:rPr>
          <w:rFonts w:ascii="Times New Roman" w:hAnsi="Times New Roman" w:cs="Times New Roman"/>
        </w:rPr>
        <w:t xml:space="preserve">For our acoustic analyses, we used Raven Sound Analysis Pro Software v1.5 (K. Lisa Yang Center for Conservation Bioacoustics at the Cornell Lab of Ornithology 2024) to visualize and measure all songs. </w:t>
      </w:r>
      <w:commentRangeStart w:id="15"/>
      <w:r>
        <w:rPr>
          <w:rFonts w:ascii="Times New Roman" w:hAnsi="Times New Roman" w:cs="Times New Roman"/>
        </w:rPr>
        <w:t xml:space="preserve">Vocalizations were categorized </w:t>
      </w:r>
      <w:commentRangeEnd w:id="15"/>
      <w:r>
        <w:rPr>
          <w:rStyle w:val="14"/>
          <w:kern w:val="0"/>
          <w14:ligatures w14:val="none"/>
        </w:rPr>
        <w:commentReference w:id="15"/>
      </w:r>
      <w:r>
        <w:rPr>
          <w:rFonts w:ascii="Times New Roman" w:hAnsi="Times New Roman" w:cs="Times New Roman"/>
        </w:rPr>
        <w:t>into two distinct song types: "simple songs", which are stereotyped sequences comprising no more than five elements</w:t>
      </w:r>
      <w:ins w:id="122" w:author="Cecilia Estalles" w:date="2025-10-08T18:02:00Z">
        <w:r>
          <w:rPr>
            <w:rFonts w:ascii="Times New Roman" w:hAnsi="Times New Roman" w:cs="Times New Roman"/>
          </w:rPr>
          <w:t xml:space="preserve">, </w:t>
        </w:r>
      </w:ins>
      <w:del w:id="123" w:author="Cecilia Estalles" w:date="2025-10-08T18:02:00Z">
        <w:r>
          <w:rPr>
            <w:rFonts w:ascii="Times New Roman" w:hAnsi="Times New Roman" w:cs="Times New Roman"/>
          </w:rPr>
          <w:delText xml:space="preserve">, either produced in isolation or as an introduction to other vocalizations, </w:delText>
        </w:r>
      </w:del>
      <w:r>
        <w:rPr>
          <w:rFonts w:ascii="Times New Roman" w:hAnsi="Times New Roman" w:cs="Times New Roman"/>
        </w:rPr>
        <w:t>and "complex songs", rhythmic sequences that consist of</w:t>
      </w:r>
      <w:ins w:id="124" w:author="Cecilia Estalles" w:date="2025-10-08T18:00:00Z">
        <w:r>
          <w:rPr>
            <w:rFonts w:ascii="Times New Roman" w:hAnsi="Times New Roman" w:cs="Times New Roman"/>
          </w:rPr>
          <w:t xml:space="preserve"> </w:t>
        </w:r>
      </w:ins>
      <w:r>
        <w:rPr>
          <w:rFonts w:ascii="Times New Roman" w:hAnsi="Times New Roman" w:cs="Times New Roman"/>
        </w:rPr>
        <w:t xml:space="preserve"> six or more less stereotyped elements that </w:t>
      </w:r>
      <w:ins w:id="125" w:author="Cecilia Estalles" w:date="2025-10-08T18:01:00Z">
        <w:r>
          <w:rPr>
            <w:rFonts w:ascii="Times New Roman" w:hAnsi="Times New Roman" w:cs="Times New Roman"/>
          </w:rPr>
          <w:t xml:space="preserve">in most cases include as introduction </w:t>
        </w:r>
      </w:ins>
      <w:del w:id="126" w:author="Cecilia Estalles" w:date="2025-10-08T18:01:00Z">
        <w:r>
          <w:rPr>
            <w:rFonts w:ascii="Times New Roman" w:hAnsi="Times New Roman" w:cs="Times New Roman"/>
          </w:rPr>
          <w:delText xml:space="preserve">can also be produced in isolation of </w:delText>
        </w:r>
      </w:del>
      <w:r>
        <w:rPr>
          <w:rFonts w:ascii="Times New Roman" w:hAnsi="Times New Roman" w:cs="Times New Roman"/>
        </w:rPr>
        <w:t>the</w:t>
      </w:r>
      <w:ins w:id="127" w:author="Cecilia Estalles" w:date="2025-10-08T18:06:00Z">
        <w:r>
          <w:rPr>
            <w:rFonts w:ascii="Times New Roman" w:hAnsi="Times New Roman" w:cs="Times New Roman"/>
          </w:rPr>
          <w:t xml:space="preserve"> same sequence of elements that comprise the</w:t>
        </w:r>
      </w:ins>
      <w:r>
        <w:rPr>
          <w:rFonts w:ascii="Times New Roman" w:hAnsi="Times New Roman" w:cs="Times New Roman"/>
        </w:rPr>
        <w:t xml:space="preserve"> "simple </w:t>
      </w:r>
      <w:commentRangeStart w:id="16"/>
      <w:r>
        <w:rPr>
          <w:rFonts w:ascii="Times New Roman" w:hAnsi="Times New Roman" w:cs="Times New Roman"/>
        </w:rPr>
        <w:t>songs</w:t>
      </w:r>
      <w:commentRangeEnd w:id="16"/>
      <w:r>
        <w:rPr>
          <w:rStyle w:val="14"/>
          <w:kern w:val="0"/>
          <w14:ligatures w14:val="none"/>
        </w:rPr>
        <w:commentReference w:id="16"/>
      </w:r>
      <w:r>
        <w:rPr>
          <w:rFonts w:ascii="Times New Roman" w:hAnsi="Times New Roman" w:cs="Times New Roman"/>
        </w:rPr>
        <w:t>"</w:t>
      </w:r>
      <w:ins w:id="128" w:author="Cecilia Estalles" w:date="2025-10-08T18:03:00Z">
        <w:r>
          <w:rPr>
            <w:rFonts w:ascii="Times New Roman" w:hAnsi="Times New Roman" w:cs="Times New Roman"/>
          </w:rPr>
          <w:t xml:space="preserve"> (Figure 1)</w:t>
        </w:r>
      </w:ins>
      <w:r>
        <w:rPr>
          <w:rFonts w:ascii="Times New Roman" w:hAnsi="Times New Roman" w:cs="Times New Roman"/>
        </w:rPr>
        <w:t>. Vocalizations with a single element were considered calls and were excluded from the analysis</w:t>
      </w:r>
      <w:del w:id="129" w:author="Cecilia Estalles" w:date="2025-10-08T18:03:00Z">
        <w:r>
          <w:rPr>
            <w:rFonts w:ascii="Times New Roman" w:hAnsi="Times New Roman" w:cs="Times New Roman"/>
          </w:rPr>
          <w:delText xml:space="preserve">. In Raven, we extracted fundamental frequency measurements from each element in the </w:delText>
        </w:r>
        <w:commentRangeStart w:id="17"/>
        <w:commentRangeStart w:id="18"/>
        <w:r>
          <w:rPr>
            <w:rFonts w:ascii="Times New Roman" w:hAnsi="Times New Roman" w:cs="Times New Roman"/>
          </w:rPr>
          <w:delText>songs</w:delText>
        </w:r>
        <w:commentRangeEnd w:id="17"/>
      </w:del>
      <w:del w:id="130" w:author="Cecilia Estalles" w:date="2025-10-08T18:03:00Z">
        <w:r>
          <w:rPr>
            <w:rStyle w:val="14"/>
            <w:kern w:val="0"/>
            <w14:ligatures w14:val="none"/>
          </w:rPr>
          <w:commentReference w:id="17"/>
        </w:r>
        <w:commentRangeEnd w:id="18"/>
      </w:del>
      <w:del w:id="131" w:author="Cecilia Estalles" w:date="2025-10-08T18:03:00Z">
        <w:r>
          <w:rPr>
            <w:rStyle w:val="14"/>
            <w:kern w:val="0"/>
            <w14:ligatures w14:val="none"/>
          </w:rPr>
          <w:commentReference w:id="18"/>
        </w:r>
      </w:del>
      <w:r>
        <w:rPr>
          <w:rFonts w:ascii="Times New Roman" w:hAnsi="Times New Roman" w:cs="Times New Roman"/>
        </w:rPr>
        <w:t xml:space="preserve">. For each song we measured multiple acoustic parameters based on the elements (element-level) and the entire song (song-level) to capture time, frequency, and structural features. Acoustic measurements were extracted with Raven v1.5 and warbleR </w:t>
      </w:r>
      <w:r>
        <w:rPr>
          <w:rFonts w:ascii="Times New Roman" w:hAnsi="Times New Roman" w:cs="Times New Roman"/>
          <w:kern w:val="0"/>
        </w:rPr>
        <w:t>(Araya‐Salas and Smith‐Vidaurre 2017)</w:t>
      </w:r>
      <w:r>
        <w:rPr>
          <w:rFonts w:ascii="Times New Roman" w:hAnsi="Times New Roman" w:cs="Times New Roman"/>
        </w:rPr>
        <w:t xml:space="preserve"> in R v. 4.0.3 (R Core Team 2020). Measurements were concatenated per species in a single dataframe with Rraven (Araya-Salas 2020). After removing highly collinear variables, we recovered 24 element-level acoustic parameters and nine song-level acoustic parameters (</w:t>
      </w:r>
      <w:commentRangeStart w:id="19"/>
      <w:r>
        <w:rPr>
          <w:rFonts w:ascii="Times New Roman" w:hAnsi="Times New Roman" w:cs="Times New Roman"/>
        </w:rPr>
        <w:t xml:space="preserve">Supplementary Table </w:t>
      </w:r>
      <w:commentRangeEnd w:id="19"/>
      <w:r>
        <w:rPr>
          <w:rStyle w:val="14"/>
          <w:kern w:val="0"/>
          <w14:ligatures w14:val="none"/>
        </w:rPr>
        <w:commentReference w:id="19"/>
      </w:r>
      <w:r>
        <w:rPr>
          <w:rFonts w:ascii="Times New Roman" w:hAnsi="Times New Roman" w:cs="Times New Roman"/>
        </w:rPr>
        <w:t>2). In total we generated four datasets, two for simple songs and two for complex songs (based on element-level and song-level acoustic parameters).</w:t>
      </w:r>
    </w:p>
    <w:p>
      <w:pPr>
        <w:spacing w:line="480" w:lineRule="auto"/>
        <w:rPr>
          <w:del w:id="132" w:author="Cecilia Estalles" w:date="2025-10-08T18:12:00Z"/>
          <w:rFonts w:ascii="Times New Roman" w:hAnsi="Times New Roman" w:cs="Times New Roman"/>
        </w:rPr>
      </w:pPr>
      <w:del w:id="133" w:author="Cecilia Estalles" w:date="2025-10-08T18:11:00Z">
        <w:r>
          <w:rPr>
            <w:rFonts w:ascii="Times New Roman" w:hAnsi="Times New Roman" w:cs="Times New Roman"/>
          </w:rPr>
          <w:delText xml:space="preserve">The number of recordings per species and population was </w:delText>
        </w:r>
        <w:commentRangeStart w:id="20"/>
        <w:commentRangeStart w:id="21"/>
        <w:r>
          <w:rPr>
            <w:rFonts w:ascii="Times New Roman" w:hAnsi="Times New Roman" w:cs="Times New Roman"/>
          </w:rPr>
          <w:delText>unbalanced</w:delText>
        </w:r>
        <w:commentRangeEnd w:id="20"/>
      </w:del>
      <w:del w:id="134" w:author="Cecilia Estalles" w:date="2025-10-08T18:11:00Z">
        <w:r>
          <w:rPr>
            <w:rStyle w:val="14"/>
            <w:kern w:val="0"/>
            <w14:ligatures w14:val="none"/>
          </w:rPr>
          <w:commentReference w:id="20"/>
        </w:r>
        <w:commentRangeEnd w:id="21"/>
      </w:del>
      <w:r>
        <w:rPr>
          <w:rStyle w:val="14"/>
          <w:kern w:val="0"/>
          <w14:ligatures w14:val="none"/>
        </w:rPr>
        <w:commentReference w:id="21"/>
      </w:r>
      <w:del w:id="135" w:author="Cecilia Estalles" w:date="2025-10-08T18:11:00Z">
        <w:r>
          <w:rPr>
            <w:rFonts w:ascii="Times New Roman" w:hAnsi="Times New Roman" w:cs="Times New Roman"/>
          </w:rPr>
          <w:delText xml:space="preserve"> but reflected the different known abundance and distribution ranges for the focal species: </w:delText>
        </w:r>
      </w:del>
      <w:del w:id="136" w:author="Cecilia Estalles" w:date="2025-10-08T18:12:00Z">
        <w:r>
          <w:rPr>
            <w:rFonts w:ascii="Times New Roman" w:hAnsi="Times New Roman" w:cs="Times New Roman"/>
            <w:i/>
            <w:iCs/>
          </w:rPr>
          <w:delText>S. hypoxantha</w:delText>
        </w:r>
      </w:del>
      <w:del w:id="137" w:author="Cecilia Estalles" w:date="2025-10-08T18:12:00Z">
        <w:r>
          <w:rPr>
            <w:rFonts w:ascii="Times New Roman" w:hAnsi="Times New Roman" w:cs="Times New Roman"/>
          </w:rPr>
          <w:delText xml:space="preserve"> and </w:delText>
        </w:r>
      </w:del>
      <w:del w:id="138" w:author="Cecilia Estalles" w:date="2025-10-08T18:12:00Z">
        <w:r>
          <w:rPr>
            <w:rFonts w:ascii="Times New Roman" w:hAnsi="Times New Roman" w:cs="Times New Roman"/>
            <w:i/>
            <w:iCs/>
          </w:rPr>
          <w:delText>S. ruficollis</w:delText>
        </w:r>
      </w:del>
      <w:del w:id="139" w:author="Cecilia Estalles" w:date="2025-10-08T18:12:00Z">
        <w:r>
          <w:rPr>
            <w:rFonts w:ascii="Times New Roman" w:hAnsi="Times New Roman" w:cs="Times New Roman"/>
          </w:rPr>
          <w:delText xml:space="preserve"> are generally more abundant and widely distributed compared to </w:delText>
        </w:r>
      </w:del>
      <w:del w:id="140" w:author="Cecilia Estalles" w:date="2025-10-08T18:12:00Z">
        <w:r>
          <w:rPr>
            <w:rFonts w:ascii="Times New Roman" w:hAnsi="Times New Roman" w:cs="Times New Roman"/>
            <w:i/>
            <w:iCs/>
          </w:rPr>
          <w:delText>S. iberaensis</w:delText>
        </w:r>
      </w:del>
      <w:del w:id="141" w:author="Cecilia Estalles" w:date="2025-10-08T18:12:00Z">
        <w:r>
          <w:rPr>
            <w:rFonts w:ascii="Times New Roman" w:hAnsi="Times New Roman" w:cs="Times New Roman"/>
          </w:rPr>
          <w:delText xml:space="preserve"> and </w:delText>
        </w:r>
      </w:del>
      <w:del w:id="142" w:author="Cecilia Estalles" w:date="2025-10-08T18:12:00Z">
        <w:r>
          <w:rPr>
            <w:rFonts w:ascii="Times New Roman" w:hAnsi="Times New Roman" w:cs="Times New Roman"/>
            <w:i/>
            <w:iCs/>
          </w:rPr>
          <w:delText>S. palustris</w:delText>
        </w:r>
      </w:del>
      <w:del w:id="143" w:author="Cecilia Estalles" w:date="2025-10-08T18:12:00Z">
        <w:r>
          <w:rPr>
            <w:rFonts w:ascii="Times New Roman" w:hAnsi="Times New Roman" w:cs="Times New Roman"/>
          </w:rPr>
          <w:delText xml:space="preserve"> (see ebird.com). </w:delText>
        </w:r>
      </w:del>
      <w:del w:id="144" w:author="Cecilia Estalles" w:date="2025-10-08T18:12:00Z">
        <w:r>
          <w:rPr>
            <w:rFonts w:ascii="Times New Roman" w:hAnsi="Times New Roman" w:cs="Times New Roman"/>
            <w:i/>
            <w:iCs/>
          </w:rPr>
          <w:delText>S. hypoxantha</w:delText>
        </w:r>
      </w:del>
      <w:del w:id="145" w:author="Cecilia Estalles" w:date="2025-10-08T18:12:00Z">
        <w:r>
          <w:rPr>
            <w:rFonts w:ascii="Times New Roman" w:hAnsi="Times New Roman" w:cs="Times New Roman"/>
          </w:rPr>
          <w:delText xml:space="preserve"> and </w:delText>
        </w:r>
      </w:del>
      <w:del w:id="146" w:author="Cecilia Estalles" w:date="2025-10-08T18:12:00Z">
        <w:r>
          <w:rPr>
            <w:rFonts w:ascii="Times New Roman" w:hAnsi="Times New Roman" w:cs="Times New Roman"/>
            <w:i/>
            <w:iCs/>
          </w:rPr>
          <w:delText>S. ruficollis</w:delText>
        </w:r>
      </w:del>
      <w:del w:id="147" w:author="Cecilia Estalles" w:date="2025-10-08T18:12:00Z">
        <w:r>
          <w:rPr>
            <w:rFonts w:ascii="Times New Roman" w:hAnsi="Times New Roman" w:cs="Times New Roman"/>
          </w:rPr>
          <w:delText xml:space="preserve"> accounted for approximately 89% of the simple songs, with the populations of EI and ER (hypox-EI and rufi-ER) contributing most recordings (27.3% and 17.9%, respectively). In contrast, </w:delText>
        </w:r>
      </w:del>
      <w:del w:id="148" w:author="Cecilia Estalles" w:date="2025-10-08T18:12:00Z">
        <w:r>
          <w:rPr>
            <w:rFonts w:ascii="Times New Roman" w:hAnsi="Times New Roman" w:cs="Times New Roman"/>
            <w:i/>
            <w:iCs/>
          </w:rPr>
          <w:delText>S. palustris</w:delText>
        </w:r>
      </w:del>
      <w:del w:id="149" w:author="Cecilia Estalles" w:date="2025-10-08T18:12:00Z">
        <w:r>
          <w:rPr>
            <w:rFonts w:ascii="Times New Roman" w:hAnsi="Times New Roman" w:cs="Times New Roman"/>
          </w:rPr>
          <w:delText xml:space="preserve"> contributed 44% of the complex songs. The ratio between simple and complex songs also varied among the species:</w:delText>
        </w:r>
      </w:del>
      <w:del w:id="150" w:author="Cecilia Estalles" w:date="2025-10-08T18:12:00Z">
        <w:r>
          <w:rPr>
            <w:rFonts w:ascii="Times New Roman" w:hAnsi="Times New Roman" w:cs="Times New Roman"/>
            <w:i/>
            <w:iCs/>
          </w:rPr>
          <w:delText xml:space="preserve"> S. palustris</w:delText>
        </w:r>
      </w:del>
      <w:del w:id="151" w:author="Cecilia Estalles" w:date="2025-10-08T18:12:00Z">
        <w:r>
          <w:rPr>
            <w:rFonts w:ascii="Times New Roman" w:hAnsi="Times New Roman" w:cs="Times New Roman"/>
          </w:rPr>
          <w:delText xml:space="preserve"> had six times more complex songs than simple songs whereas </w:delText>
        </w:r>
      </w:del>
      <w:del w:id="152" w:author="Cecilia Estalles" w:date="2025-10-08T18:12:00Z">
        <w:r>
          <w:rPr>
            <w:rFonts w:ascii="Times New Roman" w:hAnsi="Times New Roman" w:cs="Times New Roman"/>
            <w:i/>
            <w:iCs/>
          </w:rPr>
          <w:delText>S. ruficollis</w:delText>
        </w:r>
      </w:del>
      <w:del w:id="153" w:author="Cecilia Estalles" w:date="2025-10-08T18:12:00Z">
        <w:r>
          <w:rPr>
            <w:rFonts w:ascii="Times New Roman" w:hAnsi="Times New Roman" w:cs="Times New Roman"/>
          </w:rPr>
          <w:delText xml:space="preserve"> had three times more simple songs than complex songs (Supplementary Table 3).</w:delText>
        </w:r>
      </w:del>
    </w:p>
    <w:p>
      <w:pPr>
        <w:spacing w:line="480" w:lineRule="auto"/>
        <w:rPr>
          <w:rFonts w:ascii="Times New Roman" w:hAnsi="Times New Roman" w:cs="Times New Roman"/>
        </w:rPr>
      </w:pPr>
      <w:r>
        <w:rPr>
          <w:rFonts w:ascii="Times New Roman" w:hAnsi="Times New Roman" w:cs="Times New Roman"/>
        </w:rPr>
        <w:t xml:space="preserve">We conducted principal components analysis (PCA) on the correlation matrix of the acoustic parameters to reduce the dimensionality of each dataset and quantify the acoustic variation of species and populations </w:t>
      </w:r>
      <w:del w:id="154" w:author="Cecilia Estalles" w:date="2026-01-22T15:40:00Z">
        <w:r>
          <w:rPr>
            <w:rFonts w:ascii="Times New Roman" w:hAnsi="Times New Roman" w:cs="Times New Roman"/>
          </w:rPr>
          <w:delText xml:space="preserve">using </w:delText>
        </w:r>
        <w:commentRangeStart w:id="22"/>
        <w:commentRangeStart w:id="23"/>
        <w:r>
          <w:rPr>
            <w:rFonts w:ascii="Times New Roman" w:hAnsi="Times New Roman" w:cs="Times New Roman"/>
          </w:rPr>
          <w:delText xml:space="preserve">stats </w:delText>
        </w:r>
        <w:commentRangeEnd w:id="22"/>
      </w:del>
      <w:del w:id="155" w:author="Cecilia Estalles" w:date="2026-01-22T15:40:00Z">
        <w:r>
          <w:rPr>
            <w:rStyle w:val="14"/>
            <w:kern w:val="0"/>
            <w14:ligatures w14:val="none"/>
          </w:rPr>
          <w:commentReference w:id="22"/>
        </w:r>
        <w:commentRangeEnd w:id="23"/>
      </w:del>
      <w:del w:id="156" w:author="Cecilia Estalles" w:date="2026-01-22T15:40:00Z">
        <w:r>
          <w:rPr>
            <w:rStyle w:val="14"/>
            <w:kern w:val="0"/>
            <w14:ligatures w14:val="none"/>
          </w:rPr>
          <w:commentReference w:id="23"/>
        </w:r>
      </w:del>
      <w:del w:id="157" w:author="Cecilia Estalles" w:date="2026-01-22T15:40:00Z">
        <w:r>
          <w:rPr>
            <w:rFonts w:ascii="Times New Roman" w:hAnsi="Times New Roman" w:cs="Times New Roman"/>
          </w:rPr>
          <w:delText>i</w:delText>
        </w:r>
      </w:del>
      <w:r>
        <w:rPr>
          <w:rFonts w:ascii="Times New Roman" w:hAnsi="Times New Roman" w:cs="Times New Roman"/>
        </w:rPr>
        <w:t xml:space="preserve">n R. The retained number of principal components was determined with a screeplot using ggplot2 (Wickham 2016). To better understand the contribution of the acoustic variables to the retained PCs we estimated the correlation between them (Supplementary Table 4). Only the scores of the retained PCs were used for the statistical analyses described below. </w:t>
      </w:r>
    </w:p>
    <w:p>
      <w:pPr>
        <w:spacing w:line="480" w:lineRule="auto"/>
        <w:rPr>
          <w:rFonts w:ascii="Times New Roman" w:hAnsi="Times New Roman" w:cs="Times New Roman"/>
        </w:rPr>
      </w:pPr>
      <w:r>
        <w:rPr>
          <w:rFonts w:ascii="Times New Roman" w:hAnsi="Times New Roman" w:cs="Times New Roman"/>
        </w:rPr>
        <w:t xml:space="preserve">To explore the acoustic variation among the species and populations, we conducted linear mixed models with normal distributions with nlme in R (Pinheiro et al. 2017). The dependent variable was one of the retained PCs and the fixed factors were the species or the population identity. We included locality, recording year, individual identity, and song number (only in the element-level analyses) as random effects. When the variance was not homogeneous, we modeled it by the species or population using the </w:t>
      </w:r>
      <w:r>
        <w:rPr>
          <w:rFonts w:ascii="Times New Roman" w:hAnsi="Times New Roman" w:cs="Times New Roman"/>
          <w:i/>
          <w:iCs/>
        </w:rPr>
        <w:t>varIdent</w:t>
      </w:r>
      <w:r>
        <w:rPr>
          <w:rFonts w:ascii="Times New Roman" w:hAnsi="Times New Roman" w:cs="Times New Roman"/>
        </w:rPr>
        <w:t xml:space="preserve"> function. The Akaike Information Criterion (AIC) was utilized to identify the model with the optimal combination of variables that significantly contributed to acoustic variability (see models in Supplementary Table 5). We evaluated the significance of fixed effects using ANOVAs based on linear mixed models.</w:t>
      </w:r>
    </w:p>
    <w:p>
      <w:pPr>
        <w:spacing w:line="480" w:lineRule="auto"/>
        <w:rPr>
          <w:del w:id="158" w:author="Cecilia Estalles" w:date="2026-01-08T17:07:00Z"/>
          <w:rFonts w:ascii="Times New Roman" w:hAnsi="Times New Roman" w:cs="Times New Roman"/>
        </w:rPr>
      </w:pPr>
      <w:r>
        <w:rPr>
          <w:rFonts w:ascii="Times New Roman" w:hAnsi="Times New Roman" w:cs="Times New Roman"/>
        </w:rPr>
        <w:t>To explore the relationship between geographic distance and acoustic variation among individuals</w:t>
      </w:r>
      <w:del w:id="159" w:author="Cecilia Estalles" w:date="2026-01-22T15:43:00Z">
        <w:r>
          <w:rPr>
            <w:rFonts w:ascii="Times New Roman" w:hAnsi="Times New Roman" w:cs="Times New Roman"/>
          </w:rPr>
          <w:delText xml:space="preserve"> within species</w:delText>
        </w:r>
      </w:del>
      <w:r>
        <w:rPr>
          <w:rFonts w:ascii="Times New Roman" w:hAnsi="Times New Roman" w:cs="Times New Roman"/>
        </w:rPr>
        <w:t xml:space="preserve">, we contrasted geographic distance matrices based on the coordinates of each individual, and Euclidean distance matrices from the principal component (PC) scores of all observations for both simple and complex songs, using the R package ade4 (Dray and Dufour 2007). We did this independently for each species using only the PCs that summarize the acoustic properties of simple and complex songs, estimated per </w:t>
      </w:r>
      <w:commentRangeStart w:id="24"/>
      <w:commentRangeStart w:id="25"/>
      <w:r>
        <w:rPr>
          <w:rFonts w:ascii="Times New Roman" w:hAnsi="Times New Roman" w:cs="Times New Roman"/>
        </w:rPr>
        <w:t>song</w:t>
      </w:r>
      <w:commentRangeEnd w:id="24"/>
      <w:r>
        <w:rPr>
          <w:rStyle w:val="14"/>
          <w:kern w:val="0"/>
          <w14:ligatures w14:val="none"/>
        </w:rPr>
        <w:commentReference w:id="24"/>
      </w:r>
      <w:commentRangeEnd w:id="25"/>
      <w:r>
        <w:rPr>
          <w:rStyle w:val="14"/>
          <w:kern w:val="0"/>
          <w14:ligatures w14:val="none"/>
        </w:rPr>
        <w:commentReference w:id="25"/>
      </w:r>
      <w:r>
        <w:rPr>
          <w:rFonts w:ascii="Times New Roman" w:hAnsi="Times New Roman" w:cs="Times New Roman"/>
        </w:rPr>
        <w:t xml:space="preserve">. </w:t>
      </w:r>
      <w:ins w:id="160" w:author="Cecilia Estalles" w:date="2026-01-08T17:03:00Z">
        <w:r>
          <w:rPr>
            <w:rFonts w:ascii="Times New Roman" w:hAnsi="Times New Roman" w:cs="Times New Roman"/>
          </w:rPr>
          <w:t>Complementary</w:t>
        </w:r>
      </w:ins>
      <w:ins w:id="161" w:author="Cecilia Estalles" w:date="2026-01-08T16:23:00Z">
        <w:r>
          <w:rPr>
            <w:rFonts w:ascii="Times New Roman" w:hAnsi="Times New Roman" w:cs="Times New Roman"/>
          </w:rPr>
          <w:t xml:space="preserve"> </w:t>
        </w:r>
      </w:ins>
      <w:ins w:id="162" w:author="Cecilia Estalles" w:date="2026-01-08T17:07:00Z">
        <w:r>
          <w:rPr>
            <w:rFonts w:ascii="Times New Roman" w:hAnsi="Times New Roman" w:cs="Times New Roman"/>
          </w:rPr>
          <w:t xml:space="preserve">we used multiple regression on distance matrices (MRM) to test whether acoustic dissimilarity between </w:t>
        </w:r>
      </w:ins>
      <w:ins w:id="163" w:author="Cecilia Estalles" w:date="2026-01-22T15:44:00Z">
        <w:r>
          <w:rPr>
            <w:rFonts w:ascii="Times New Roman" w:hAnsi="Times New Roman" w:cs="Times New Roman"/>
          </w:rPr>
          <w:t>individuals</w:t>
        </w:r>
      </w:ins>
      <w:ins w:id="164" w:author="Cecilia Estalles" w:date="2026-01-08T17:07:00Z">
        <w:r>
          <w:rPr>
            <w:rFonts w:ascii="Times New Roman" w:hAnsi="Times New Roman" w:cs="Times New Roman"/>
          </w:rPr>
          <w:t xml:space="preserve"> increases with geographic distance between recording locations, while </w:t>
        </w:r>
      </w:ins>
      <w:ins w:id="165" w:author="Cecilia Estalles" w:date="2026-01-26T10:58:00Z">
        <w:r>
          <w:rPr>
            <w:rFonts w:ascii="Times New Roman" w:hAnsi="Times New Roman" w:cs="Times New Roman"/>
          </w:rPr>
          <w:t xml:space="preserve">considering </w:t>
        </w:r>
      </w:ins>
      <w:ins w:id="166" w:author="Cecilia Estalles" w:date="2026-01-08T17:07:00Z">
        <w:r>
          <w:rPr>
            <w:rFonts w:ascii="Times New Roman" w:hAnsi="Times New Roman" w:cs="Times New Roman"/>
          </w:rPr>
          <w:t>species identity and repeated measures from the same individual</w:t>
        </w:r>
      </w:ins>
      <w:ins w:id="167" w:author="Cecilia Estalles" w:date="2026-01-08T17:08:00Z">
        <w:r>
          <w:rPr>
            <w:rFonts w:ascii="Times New Roman" w:hAnsi="Times New Roman" w:cs="Times New Roman"/>
          </w:rPr>
          <w:t xml:space="preserve"> using </w:t>
        </w:r>
      </w:ins>
      <w:ins w:id="168" w:author="Cecilia Estalles" w:date="2026-01-08T17:14:00Z">
        <w:r>
          <w:rPr>
            <w:rFonts w:ascii="Times New Roman" w:hAnsi="Times New Roman" w:cs="Times New Roman"/>
          </w:rPr>
          <w:t>ecodist</w:t>
        </w:r>
      </w:ins>
      <w:ins w:id="169" w:author="Cecilia Estalles" w:date="2026-01-08T17:08:00Z">
        <w:r>
          <w:rPr>
            <w:rFonts w:ascii="Times New Roman" w:hAnsi="Times New Roman" w:cs="Times New Roman"/>
          </w:rPr>
          <w:t xml:space="preserve"> in R </w:t>
        </w:r>
      </w:ins>
      <w:r>
        <w:rPr>
          <w:rFonts w:ascii="Times New Roman" w:hAnsi="Times New Roman" w:cs="Times New Roman"/>
        </w:rPr>
        <w:fldChar w:fldCharType="begin"/>
      </w:r>
      <w:r>
        <w:rPr>
          <w:rFonts w:ascii="Times New Roman" w:hAnsi="Times New Roman" w:cs="Times New Roman"/>
        </w:rPr>
        <w:instrText xml:space="preserve"> ADDIN ZOTERO_ITEM CSL_CITATION {"citationID":"Be1mzGXQ","properties":{"formattedCitation":"(Goslee and Urban 2007)","plainCitation":"(Goslee and Urban 2007)","noteIndex":0},"citationItems":[{"id":545,"uris":["http://zotero.org/users/15439592/items/LQCK92SH"],"itemData":{"id":545,"type":"article-journal","container-title":"Journal of Statistical Software","DOI":"10.18637/jss.v022.i07","issue":"7","page":"1-19","title":"The ecodist package for dissimilarity-based analysis of ecological data","volume":"22","author":[{"family":"Goslee","given":"Sarah C."},{"family":"Urban","given":"Dean L."}],"issued":{"date-parts":[["2007"]]}}}],"schema":"https://github.com/citation-style-language/schema/raw/master/csl-citation.json"}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rPr>
        <w:t>(Goslee and Urban 2007)</w:t>
      </w:r>
      <w:r>
        <w:rPr>
          <w:rFonts w:ascii="Times New Roman" w:hAnsi="Times New Roman" w:cs="Times New Roman"/>
        </w:rPr>
        <w:fldChar w:fldCharType="end"/>
      </w:r>
      <w:ins w:id="170" w:author="Cecilia Estalles" w:date="2026-01-08T17:08:00Z">
        <w:r>
          <w:rPr>
            <w:rFonts w:ascii="Times New Roman" w:hAnsi="Times New Roman" w:cs="Times New Roman"/>
          </w:rPr>
          <w:t xml:space="preserve">. </w:t>
        </w:r>
      </w:ins>
    </w:p>
    <w:p>
      <w:pPr>
        <w:spacing w:line="480" w:lineRule="auto"/>
        <w:rPr>
          <w:ins w:id="171" w:author="Cecilia Estalles" w:date="2026-01-08T17:08:00Z"/>
          <w:rFonts w:ascii="Times New Roman" w:hAnsi="Times New Roman" w:cs="Times New Roman"/>
        </w:rPr>
      </w:pPr>
    </w:p>
    <w:p>
      <w:pPr>
        <w:spacing w:line="480" w:lineRule="auto"/>
        <w:rPr>
          <w:rFonts w:ascii="Times New Roman" w:hAnsi="Times New Roman" w:cs="Times New Roman"/>
        </w:rPr>
      </w:pPr>
      <w:r>
        <w:rPr>
          <w:rFonts w:ascii="Times New Roman" w:hAnsi="Times New Roman" w:cs="Times New Roman"/>
        </w:rPr>
        <w:t>Lastly, we evaluated whether the acoustic overlap of the individuals was influenced by the presence of other southern capuchinos within the same locality. To achieve this, we estimated the proportional acoustic space overlap of the individuals by pairs using the</w:t>
      </w:r>
      <w:ins w:id="172" w:author="Cecilia Estalles" w:date="2026-01-08T16:22:00Z">
        <w:r>
          <w:rPr>
            <w:rFonts w:ascii="Times New Roman" w:hAnsi="Times New Roman" w:cs="Times New Roman"/>
          </w:rPr>
          <w:t xml:space="preserve"> </w:t>
        </w:r>
      </w:ins>
      <w:del w:id="173" w:author="Cecilia Estalles" w:date="2026-01-08T16:22:00Z">
        <w:r>
          <w:rPr>
            <w:rFonts w:ascii="Times New Roman" w:hAnsi="Times New Roman" w:cs="Times New Roman"/>
          </w:rPr>
          <w:delText> </w:delText>
        </w:r>
      </w:del>
      <w:r>
        <w:rPr>
          <w:rFonts w:ascii="Times New Roman" w:hAnsi="Times New Roman" w:cs="Times New Roman"/>
          <w:i/>
          <w:iCs/>
        </w:rPr>
        <w:t>rarefact_space_similarity</w:t>
      </w:r>
      <w:del w:id="174" w:author="Cecilia Estalles" w:date="2026-01-08T16:22:00Z">
        <w:r>
          <w:rPr>
            <w:rFonts w:ascii="Times New Roman" w:hAnsi="Times New Roman" w:cs="Times New Roman"/>
          </w:rPr>
          <w:delText> </w:delText>
        </w:r>
      </w:del>
      <w:ins w:id="175" w:author="Cecilia Estalles" w:date="2026-01-08T16:22:00Z">
        <w:r>
          <w:rPr>
            <w:rFonts w:ascii="Times New Roman" w:hAnsi="Times New Roman" w:cs="Times New Roman"/>
          </w:rPr>
          <w:t xml:space="preserve"> </w:t>
        </w:r>
      </w:ins>
      <w:r>
        <w:rPr>
          <w:rFonts w:ascii="Times New Roman" w:hAnsi="Times New Roman" w:cs="Times New Roman"/>
        </w:rPr>
        <w:t>function in the R package PhenotypeSpace (Araya-Salas and Odom 2022). The acoustic space of the individuals was defined as the minimum convex polygon (mcp) area formed by the first two principal components (PCs) that summarized the acoustic variability of the simple and complex (element- or song-level) acoustic datasets. We included individuals from all species and localities to obtain comparable results. To mitigate potential biases caused by unbalanced sampling of the populations, we conducted the average overlapping estimations through rarefaction (100 iterations). Then, we evaluated the impact of the interaction between identity status (whether individuals were heterospecific or conspecific) and coexistence status (whether individuals occur in the localities in sympatry or allopatry) on their proportional acoustic space overlap using generalized linear models with a beta distribution with gamlss in R (Rigby and Stasinopoulos 2005); see Supplementary Table 6).</w:t>
      </w:r>
    </w:p>
    <w:p>
      <w:pPr>
        <w:spacing w:line="480" w:lineRule="auto"/>
        <w:rPr>
          <w:rFonts w:ascii="Times New Roman" w:hAnsi="Times New Roman" w:cs="Times New Roman"/>
        </w:rPr>
      </w:pPr>
    </w:p>
    <w:p>
      <w:pPr>
        <w:spacing w:line="480" w:lineRule="auto"/>
        <w:rPr>
          <w:rFonts w:ascii="Times New Roman" w:hAnsi="Times New Roman" w:cs="Times New Roman"/>
          <w:b/>
          <w:bCs/>
        </w:rPr>
      </w:pPr>
      <w:r>
        <w:rPr>
          <w:rFonts w:ascii="Times New Roman" w:hAnsi="Times New Roman" w:cs="Times New Roman"/>
          <w:b/>
          <w:bCs/>
        </w:rPr>
        <w:t>Results</w:t>
      </w:r>
    </w:p>
    <w:p>
      <w:pPr>
        <w:spacing w:line="480" w:lineRule="auto"/>
        <w:rPr>
          <w:rFonts w:ascii="Times New Roman" w:hAnsi="Times New Roman" w:cs="Times New Roman"/>
        </w:rPr>
      </w:pPr>
      <w:bookmarkStart w:id="1" w:name="_Hlk172296811"/>
      <w:r>
        <w:rPr>
          <w:rFonts w:ascii="Times New Roman" w:hAnsi="Times New Roman" w:cs="Times New Roman"/>
        </w:rPr>
        <w:t>The first three principal components explained most of the simple song variation in the element- level and the song-level acoustic parameters dataset (~ 70% in both datasets). In the element-level analysis, PC1 primarily represented frequency parameters, PC2 represented time parameters, and PC3 was positively correlated with skewness and kurtosis and negatively correlated with entropy and spectral flatness</w:t>
      </w:r>
      <w:r>
        <w:rPr>
          <w:rFonts w:ascii="Times New Roman" w:hAnsi="Times New Roman" w:cs="Times New Roman"/>
          <w:i/>
          <w:iCs/>
        </w:rPr>
        <w:t xml:space="preserve"> </w:t>
      </w:r>
      <w:r>
        <w:rPr>
          <w:rFonts w:ascii="Times New Roman" w:hAnsi="Times New Roman" w:cs="Times New Roman"/>
        </w:rPr>
        <w:t>(</w:t>
      </w:r>
      <w:r>
        <w:rPr>
          <w:rFonts w:ascii="Times New Roman" w:hAnsi="Times New Roman" w:cs="Times New Roman"/>
          <w:i/>
          <w:iCs/>
        </w:rPr>
        <w:t>sfm</w:t>
      </w:r>
      <w:r>
        <w:rPr>
          <w:rFonts w:ascii="Times New Roman" w:hAnsi="Times New Roman" w:cs="Times New Roman"/>
        </w:rPr>
        <w:t>; Supplementary Table 4. A). In the song-level analysis, PC1 encompassed frequency, time, and element diversity (</w:t>
      </w:r>
      <w:r>
        <w:rPr>
          <w:rFonts w:ascii="Times New Roman" w:hAnsi="Times New Roman" w:cs="Times New Roman"/>
          <w:i/>
          <w:iCs/>
        </w:rPr>
        <w:t>mst</w:t>
      </w:r>
      <w:r>
        <w:rPr>
          <w:rFonts w:ascii="Times New Roman" w:hAnsi="Times New Roman" w:cs="Times New Roman"/>
        </w:rPr>
        <w:t>) parameters; PC2 represented time parameters; and PC3 was positively correlated with mean peak frequency (</w:t>
      </w:r>
      <w:r>
        <w:rPr>
          <w:rFonts w:ascii="Times New Roman" w:hAnsi="Times New Roman" w:cs="Times New Roman"/>
          <w:i/>
          <w:iCs/>
        </w:rPr>
        <w:t>meanpeakf</w:t>
      </w:r>
      <w:r>
        <w:rPr>
          <w:rFonts w:ascii="Times New Roman" w:hAnsi="Times New Roman" w:cs="Times New Roman"/>
        </w:rPr>
        <w:t xml:space="preserve">, Supplementary Table 4. B). In the complex songs’ element-level analyses PC1 and PC2 represented frequency parameters, PC3 was associated with time parameters and PC4 strongly and negatively correlated with skewness and kurtosis (Supplementary Table 4. A). The principal components of the complex song-level analysis represented the same acoustic parameters as those reported in the simple song-level dataset (Supplementary Table 4. B; more details in </w:t>
      </w:r>
      <w:commentRangeStart w:id="26"/>
      <w:commentRangeStart w:id="27"/>
      <w:r>
        <w:rPr>
          <w:rFonts w:ascii="Times New Roman" w:hAnsi="Times New Roman" w:cs="Times New Roman"/>
        </w:rPr>
        <w:t>Appendix 1</w:t>
      </w:r>
      <w:commentRangeEnd w:id="26"/>
      <w:r>
        <w:rPr>
          <w:rStyle w:val="14"/>
          <w:kern w:val="0"/>
          <w14:ligatures w14:val="none"/>
        </w:rPr>
        <w:commentReference w:id="26"/>
      </w:r>
      <w:commentRangeEnd w:id="27"/>
      <w:r>
        <w:rPr>
          <w:rStyle w:val="14"/>
          <w:kern w:val="0"/>
          <w14:ligatures w14:val="none"/>
        </w:rPr>
        <w:commentReference w:id="27"/>
      </w:r>
      <w:r>
        <w:rPr>
          <w:rFonts w:ascii="Times New Roman" w:hAnsi="Times New Roman" w:cs="Times New Roman"/>
        </w:rPr>
        <w:t xml:space="preserve">). Within the PCs’ acoustic spaces, both simple and complex songs were highly overlapped among the species and populations. Only </w:t>
      </w:r>
      <w:r>
        <w:rPr>
          <w:rFonts w:ascii="Times New Roman" w:hAnsi="Times New Roman" w:cs="Times New Roman"/>
          <w:i/>
          <w:iCs/>
        </w:rPr>
        <w:t>S. palustris</w:t>
      </w:r>
      <w:r>
        <w:rPr>
          <w:rFonts w:ascii="Times New Roman" w:hAnsi="Times New Roman" w:cs="Times New Roman"/>
        </w:rPr>
        <w:t xml:space="preserve"> showed </w:t>
      </w:r>
      <w:ins w:id="176" w:author="Cecilia Estalles" w:date="2025-10-10T11:44:00Z">
        <w:r>
          <w:rPr>
            <w:rFonts w:ascii="Times New Roman" w:hAnsi="Times New Roman" w:cs="Times New Roman"/>
          </w:rPr>
          <w:t xml:space="preserve">a </w:t>
        </w:r>
      </w:ins>
      <w:del w:id="177" w:author="Cecilia Estalles" w:date="2025-10-08T18:21:00Z">
        <w:r>
          <w:rPr>
            <w:rFonts w:ascii="Times New Roman" w:hAnsi="Times New Roman" w:cs="Times New Roman"/>
          </w:rPr>
          <w:delText xml:space="preserve">moderate </w:delText>
        </w:r>
      </w:del>
      <w:ins w:id="178" w:author="Cecilia Estalles" w:date="2025-10-10T11:44:00Z">
        <w:r>
          <w:rPr>
            <w:rFonts w:ascii="Times New Roman" w:hAnsi="Times New Roman" w:cs="Times New Roman"/>
          </w:rPr>
          <w:t>s</w:t>
        </w:r>
      </w:ins>
      <w:ins w:id="179" w:author="Cecilia Estalles" w:date="2025-10-10T11:45:00Z">
        <w:r>
          <w:rPr>
            <w:rFonts w:ascii="Times New Roman" w:hAnsi="Times New Roman" w:cs="Times New Roman"/>
          </w:rPr>
          <w:t>ubtle</w:t>
        </w:r>
      </w:ins>
      <w:ins w:id="180" w:author="Cecilia Estalles" w:date="2025-10-08T18:21:00Z">
        <w:r>
          <w:rPr>
            <w:rFonts w:ascii="Times New Roman" w:hAnsi="Times New Roman" w:cs="Times New Roman"/>
          </w:rPr>
          <w:t xml:space="preserve"> </w:t>
        </w:r>
      </w:ins>
      <w:commentRangeStart w:id="28"/>
      <w:r>
        <w:rPr>
          <w:rFonts w:ascii="Times New Roman" w:hAnsi="Times New Roman" w:cs="Times New Roman"/>
        </w:rPr>
        <w:t xml:space="preserve">separation </w:t>
      </w:r>
      <w:commentRangeEnd w:id="28"/>
      <w:r>
        <w:rPr>
          <w:rStyle w:val="14"/>
          <w:kern w:val="0"/>
          <w14:ligatures w14:val="none"/>
        </w:rPr>
        <w:commentReference w:id="28"/>
      </w:r>
      <w:r>
        <w:rPr>
          <w:rFonts w:ascii="Times New Roman" w:hAnsi="Times New Roman" w:cs="Times New Roman"/>
        </w:rPr>
        <w:t>from the other southern capuchinos based on the temporal parameters of their complex songs (PC2, Figure 2).</w:t>
      </w:r>
    </w:p>
    <w:p>
      <w:pPr>
        <w:spacing w:line="480" w:lineRule="auto"/>
        <w:rPr>
          <w:rFonts w:ascii="Times New Roman" w:hAnsi="Times New Roman" w:cs="Times New Roman"/>
          <w:b/>
          <w:bCs/>
        </w:rPr>
      </w:pPr>
      <w:r>
        <w:rPr>
          <w:rFonts w:ascii="Times New Roman" w:hAnsi="Times New Roman" w:cs="Times New Roman"/>
          <w:b/>
          <w:bCs/>
        </w:rPr>
        <w:t>Overlapping of acoustic spaces among populations</w:t>
      </w:r>
    </w:p>
    <w:p>
      <w:pPr>
        <w:spacing w:line="480" w:lineRule="auto"/>
        <w:rPr>
          <w:rFonts w:ascii="Times New Roman" w:hAnsi="Times New Roman" w:cs="Times New Roman"/>
          <w:lang w:val="en-CA"/>
        </w:rPr>
      </w:pPr>
      <w:r>
        <w:rPr>
          <w:rFonts w:ascii="Times New Roman" w:hAnsi="Times New Roman" w:cs="Times New Roman"/>
          <w:lang w:val="en-CA"/>
        </w:rPr>
        <w:t xml:space="preserve">We explicitly evaluated the effects of identity status (heterospecific vs. conspecific) and coexistence status (allopatry vs. sympatry) on the proportion of acoustic space overlap among individuals. </w:t>
      </w:r>
      <w:r>
        <w:rPr>
          <w:rFonts w:ascii="Times New Roman" w:hAnsi="Times New Roman" w:cs="Times New Roman"/>
        </w:rPr>
        <w:t xml:space="preserve">For simple songs, acoustic overlap depended on the identity and coexistence status of the individuals, but only at the element level </w:t>
      </w:r>
      <w:r>
        <w:rPr>
          <w:rFonts w:ascii="Times New Roman" w:hAnsi="Times New Roman" w:cs="Times New Roman"/>
          <w:lang w:val="en-CA"/>
        </w:rPr>
        <w:t>(GLM:</w:t>
      </w:r>
      <w:r>
        <w:rPr>
          <w:rFonts w:ascii="Times New Roman" w:hAnsi="Times New Roman" w:cs="Times New Roman"/>
          <w:i/>
          <w:iCs/>
          <w:lang w:val="en-CA"/>
        </w:rPr>
        <w:t xml:space="preserve"> </w:t>
      </w:r>
      <w:r>
        <w:rPr>
          <w:rFonts w:ascii="Times New Roman" w:hAnsi="Times New Roman" w:cs="Times New Roman"/>
          <w:lang w:val="en-CA"/>
        </w:rPr>
        <w:t xml:space="preserve">z = -6.22, p &lt; 0.001; Figure 3A, Supplementary Table 7A). </w:t>
      </w:r>
      <w:r>
        <w:rPr>
          <w:rFonts w:ascii="Times New Roman" w:hAnsi="Times New Roman" w:cs="Times New Roman"/>
        </w:rPr>
        <w:t xml:space="preserve">As expected, conspecific individuals in sympatry showed a greater acoustic overlap than heterospecific ones </w:t>
      </w:r>
      <w:r>
        <w:rPr>
          <w:rFonts w:ascii="Times New Roman" w:hAnsi="Times New Roman" w:cs="Times New Roman"/>
          <w:lang w:val="en-CA"/>
        </w:rPr>
        <w:t>(Tukey post-hoc comparisons: z = 9.92 – 12.86, p &lt; 0.001</w:t>
      </w:r>
      <w:ins w:id="181" w:author="Cecilia Estalles" w:date="2025-10-10T12:08:00Z">
        <w:r>
          <w:rPr>
            <w:rFonts w:ascii="Times New Roman" w:hAnsi="Times New Roman" w:cs="Times New Roman"/>
            <w:lang w:val="en-CA"/>
          </w:rPr>
          <w:t xml:space="preserve">). </w:t>
        </w:r>
      </w:ins>
      <w:ins w:id="182" w:author="Cecilia Estalles" w:date="2025-10-10T12:04:00Z">
        <w:r>
          <w:rPr>
            <w:rFonts w:ascii="Times New Roman" w:hAnsi="Times New Roman" w:cs="Times New Roman"/>
            <w:lang w:val="en-CA"/>
          </w:rPr>
          <w:t>Interestingly, heterospecific overlap was considerably lower in sympatry than in allopatry, as expected under a scenario of sexual character displacement</w:t>
        </w:r>
      </w:ins>
      <w:ins w:id="183" w:author="Cecilia Estalles" w:date="2025-10-10T12:05:00Z">
        <w:r>
          <w:rPr>
            <w:rFonts w:ascii="Times New Roman" w:hAnsi="Times New Roman" w:cs="Times New Roman"/>
            <w:lang w:val="en-CA"/>
          </w:rPr>
          <w:t xml:space="preserve"> </w:t>
        </w:r>
      </w:ins>
      <w:del w:id="184" w:author="Cecilia Estalles" w:date="2025-10-10T12:04:00Z">
        <w:r>
          <w:rPr>
            <w:rFonts w:ascii="Times New Roman" w:hAnsi="Times New Roman" w:cs="Times New Roman"/>
            <w:lang w:val="en-CA"/>
          </w:rPr>
          <w:delText xml:space="preserve">). Interestingly, heterospecific </w:delText>
        </w:r>
        <w:commentRangeStart w:id="29"/>
        <w:r>
          <w:rPr>
            <w:rFonts w:ascii="Times New Roman" w:hAnsi="Times New Roman" w:cs="Times New Roman"/>
            <w:lang w:val="en-CA"/>
          </w:rPr>
          <w:delText>overlap</w:delText>
        </w:r>
        <w:commentRangeEnd w:id="29"/>
      </w:del>
      <w:del w:id="185" w:author="Cecilia Estalles" w:date="2025-10-10T12:04:00Z">
        <w:r>
          <w:rPr>
            <w:rStyle w:val="14"/>
            <w:kern w:val="0"/>
            <w14:ligatures w14:val="none"/>
          </w:rPr>
          <w:commentReference w:id="29"/>
        </w:r>
      </w:del>
      <w:del w:id="186" w:author="Cecilia Estalles" w:date="2025-10-10T12:04:00Z">
        <w:r>
          <w:rPr>
            <w:rFonts w:ascii="Times New Roman" w:hAnsi="Times New Roman" w:cs="Times New Roman"/>
            <w:lang w:val="en-CA"/>
          </w:rPr>
          <w:delText xml:space="preserve"> was considerably lower in sympatry than in allopatry as expected in a scenario where </w:delText>
        </w:r>
      </w:del>
      <w:del w:id="187" w:author="Cecilia Estalles" w:date="2025-10-10T12:01:00Z">
        <w:r>
          <w:rPr>
            <w:rFonts w:ascii="Times New Roman" w:hAnsi="Times New Roman" w:cs="Times New Roman"/>
            <w:lang w:val="en-CA"/>
          </w:rPr>
          <w:delText xml:space="preserve">there is </w:delText>
        </w:r>
        <w:commentRangeStart w:id="30"/>
        <w:commentRangeStart w:id="31"/>
        <w:r>
          <w:rPr>
            <w:rFonts w:ascii="Times New Roman" w:hAnsi="Times New Roman" w:cs="Times New Roman"/>
            <w:lang w:val="en-CA"/>
          </w:rPr>
          <w:delText>reinforcement</w:delText>
        </w:r>
        <w:commentRangeEnd w:id="30"/>
      </w:del>
      <w:del w:id="188" w:author="Cecilia Estalles" w:date="2025-10-10T12:01:00Z">
        <w:r>
          <w:rPr>
            <w:rStyle w:val="14"/>
            <w:kern w:val="0"/>
            <w14:ligatures w14:val="none"/>
          </w:rPr>
          <w:commentReference w:id="30"/>
        </w:r>
        <w:commentRangeEnd w:id="31"/>
      </w:del>
      <w:del w:id="189" w:author="Cecilia Estalles" w:date="2025-10-10T12:01:00Z">
        <w:r>
          <w:rPr>
            <w:rStyle w:val="14"/>
            <w:kern w:val="0"/>
            <w14:ligatures w14:val="none"/>
          </w:rPr>
          <w:commentReference w:id="31"/>
        </w:r>
      </w:del>
      <w:del w:id="190" w:author="Cecilia Estalles" w:date="2025-10-10T12:01:00Z">
        <w:r>
          <w:rPr>
            <w:rFonts w:ascii="Times New Roman" w:hAnsi="Times New Roman" w:cs="Times New Roman"/>
            <w:lang w:val="en-CA"/>
          </w:rPr>
          <w:delText xml:space="preserve"> </w:delText>
        </w:r>
      </w:del>
      <w:del w:id="191" w:author="Cecilia Estalles" w:date="2025-10-10T12:04:00Z">
        <w:r>
          <w:rPr>
            <w:rFonts w:ascii="Times New Roman" w:hAnsi="Times New Roman" w:cs="Times New Roman"/>
            <w:lang w:val="en-CA"/>
          </w:rPr>
          <w:delText>(</w:delText>
        </w:r>
      </w:del>
      <w:r>
        <w:rPr>
          <w:rFonts w:ascii="Times New Roman" w:hAnsi="Times New Roman" w:cs="Times New Roman"/>
          <w:lang w:val="en-CA"/>
        </w:rPr>
        <w:t xml:space="preserve">post-hoc comparison: z = -7, p &lt; 0.0001; Figure 3A, Supplementary </w:t>
      </w:r>
      <w:commentRangeStart w:id="32"/>
      <w:commentRangeStart w:id="33"/>
      <w:r>
        <w:rPr>
          <w:rFonts w:ascii="Times New Roman" w:hAnsi="Times New Roman" w:cs="Times New Roman"/>
          <w:lang w:val="en-CA"/>
        </w:rPr>
        <w:t>Table</w:t>
      </w:r>
      <w:commentRangeEnd w:id="32"/>
      <w:r>
        <w:rPr>
          <w:rStyle w:val="14"/>
          <w:kern w:val="0"/>
          <w14:ligatures w14:val="none"/>
        </w:rPr>
        <w:commentReference w:id="32"/>
      </w:r>
      <w:commentRangeEnd w:id="33"/>
      <w:r>
        <w:rPr>
          <w:rStyle w:val="14"/>
          <w:kern w:val="0"/>
          <w14:ligatures w14:val="none"/>
        </w:rPr>
        <w:commentReference w:id="33"/>
      </w:r>
      <w:r>
        <w:rPr>
          <w:rFonts w:ascii="Times New Roman" w:hAnsi="Times New Roman" w:cs="Times New Roman"/>
          <w:lang w:val="en-CA"/>
        </w:rPr>
        <w:t xml:space="preserve"> 7B). </w:t>
      </w:r>
      <w:r>
        <w:rPr>
          <w:rFonts w:ascii="Times New Roman" w:hAnsi="Times New Roman" w:cs="Times New Roman"/>
        </w:rPr>
        <w:t xml:space="preserve">At the song level, the identity and coexistence status of the individuals had no effect on their acoustic space overlap (GLM: z ≤ 0.22, p ≥ 0.17, Supplementary Table 7A), and while sympatric conspecifics and heterospecifics showed some </w:t>
      </w:r>
      <w:del w:id="192" w:author="Cecilia Estalles" w:date="2025-10-10T11:53:00Z">
        <w:r>
          <w:rPr>
            <w:rFonts w:ascii="Times New Roman" w:hAnsi="Times New Roman" w:cs="Times New Roman"/>
          </w:rPr>
          <w:delText>differences</w:delText>
        </w:r>
      </w:del>
      <w:ins w:id="193" w:author="Cecilia Estalles" w:date="2025-10-10T11:53:00Z">
        <w:r>
          <w:rPr>
            <w:rFonts w:ascii="Times New Roman" w:hAnsi="Times New Roman" w:cs="Times New Roman"/>
          </w:rPr>
          <w:t>differentiation</w:t>
        </w:r>
      </w:ins>
      <w:r>
        <w:rPr>
          <w:rFonts w:ascii="Times New Roman" w:hAnsi="Times New Roman" w:cs="Times New Roman"/>
        </w:rPr>
        <w:t>, th</w:t>
      </w:r>
      <w:ins w:id="194" w:author="Cecilia Estalles" w:date="2025-10-10T11:54:00Z">
        <w:r>
          <w:rPr>
            <w:rFonts w:ascii="Times New Roman" w:hAnsi="Times New Roman" w:cs="Times New Roman"/>
          </w:rPr>
          <w:t>is</w:t>
        </w:r>
      </w:ins>
      <w:del w:id="195" w:author="Cecilia Estalles" w:date="2025-10-10T11:54:00Z">
        <w:r>
          <w:rPr>
            <w:rFonts w:ascii="Times New Roman" w:hAnsi="Times New Roman" w:cs="Times New Roman"/>
          </w:rPr>
          <w:delText>ese</w:delText>
        </w:r>
      </w:del>
      <w:r>
        <w:rPr>
          <w:rFonts w:ascii="Times New Roman" w:hAnsi="Times New Roman" w:cs="Times New Roman"/>
        </w:rPr>
        <w:t xml:space="preserve"> w</w:t>
      </w:r>
      <w:ins w:id="196" w:author="Cecilia Estalles" w:date="2025-10-10T11:54:00Z">
        <w:r>
          <w:rPr>
            <w:rFonts w:ascii="Times New Roman" w:hAnsi="Times New Roman" w:cs="Times New Roman"/>
          </w:rPr>
          <w:t>as</w:t>
        </w:r>
      </w:ins>
      <w:del w:id="197" w:author="Cecilia Estalles" w:date="2025-10-10T11:54:00Z">
        <w:r>
          <w:rPr>
            <w:rFonts w:ascii="Times New Roman" w:hAnsi="Times New Roman" w:cs="Times New Roman"/>
          </w:rPr>
          <w:delText>ere</w:delText>
        </w:r>
      </w:del>
      <w:r>
        <w:rPr>
          <w:rFonts w:ascii="Times New Roman" w:hAnsi="Times New Roman" w:cs="Times New Roman"/>
        </w:rPr>
        <w:t xml:space="preserve"> not statistically significant </w:t>
      </w:r>
      <w:r>
        <w:rPr>
          <w:rFonts w:ascii="Times New Roman" w:hAnsi="Times New Roman" w:cs="Times New Roman"/>
          <w:lang w:val="en-CA"/>
        </w:rPr>
        <w:t xml:space="preserve">(post-hoc comparison: z = 2.25 – 2.35, p ≥ 0.09; Supplementary Tables 7A and 7B, Figure 3B). For complex songs, only the identity status influenced the acoustic overlap of the individuals in the element-level approach (GLM: </w:t>
      </w:r>
      <w:r>
        <w:rPr>
          <w:rFonts w:ascii="Times New Roman" w:hAnsi="Times New Roman" w:cs="Times New Roman"/>
          <w:i/>
          <w:iCs/>
          <w:lang w:val="en-CA"/>
        </w:rPr>
        <w:t xml:space="preserve"> </w:t>
      </w:r>
      <w:r>
        <w:rPr>
          <w:rFonts w:ascii="Times New Roman" w:hAnsi="Times New Roman" w:cs="Times New Roman"/>
          <w:lang w:val="en-CA"/>
        </w:rPr>
        <w:t>z = 2.64, p &lt; 0.01), with sympatric conspecifics exhibiting significantly greater overlap than heterospecifics (post-hoc comparisons: z = 4.6 – 4.9, p &lt; 0.0001 in all cases; Figure 3C).</w:t>
      </w:r>
      <w:r>
        <w:rPr>
          <w:rFonts w:ascii="Times New Roman" w:hAnsi="Times New Roman" w:cs="Times New Roman"/>
        </w:rPr>
        <w:t xml:space="preserve"> At the song level, identity and coexistence status did not affect acoustic overlap (GLM: z = 0.35 – 1.8, p ≥ 0.07). However, sympatric conspecifics had a greater overlap than heterospecifics </w:t>
      </w:r>
      <w:r>
        <w:rPr>
          <w:rFonts w:ascii="Times New Roman" w:hAnsi="Times New Roman" w:cs="Times New Roman"/>
          <w:lang w:val="en-CA"/>
        </w:rPr>
        <w:t>(post-hoc comparisons: z = 3.3 – 4.1, p ≤ 0.005</w:t>
      </w:r>
      <w:r>
        <w:rPr>
          <w:rFonts w:ascii="Times New Roman" w:hAnsi="Times New Roman" w:cs="Times New Roman"/>
        </w:rPr>
        <w:t>; Supplementary Table 7, Figure 3D</w:t>
      </w:r>
      <w:r>
        <w:rPr>
          <w:rFonts w:ascii="Times New Roman" w:hAnsi="Times New Roman" w:cs="Times New Roman"/>
          <w:lang w:val="en-CA"/>
        </w:rPr>
        <w:t>).</w:t>
      </w:r>
    </w:p>
    <w:p>
      <w:pPr>
        <w:spacing w:line="480" w:lineRule="auto"/>
        <w:rPr>
          <w:rFonts w:ascii="Times New Roman" w:hAnsi="Times New Roman" w:cs="Times New Roman"/>
        </w:rPr>
      </w:pPr>
    </w:p>
    <w:p>
      <w:pPr>
        <w:spacing w:line="480" w:lineRule="auto"/>
        <w:rPr>
          <w:rFonts w:ascii="Times New Roman" w:hAnsi="Times New Roman" w:cs="Times New Roman"/>
          <w:b/>
          <w:bCs/>
        </w:rPr>
      </w:pPr>
      <w:r>
        <w:rPr>
          <w:rFonts w:ascii="Times New Roman" w:hAnsi="Times New Roman" w:cs="Times New Roman"/>
          <w:b/>
          <w:bCs/>
        </w:rPr>
        <w:t>Species contrasts</w:t>
      </w:r>
    </w:p>
    <w:bookmarkEnd w:id="1"/>
    <w:p>
      <w:pPr>
        <w:spacing w:line="480" w:lineRule="auto"/>
        <w:rPr>
          <w:rFonts w:ascii="Times New Roman" w:hAnsi="Times New Roman" w:cs="Times New Roman"/>
          <w:lang w:val="en-CA"/>
        </w:rPr>
      </w:pPr>
      <w:r>
        <w:rPr>
          <w:rFonts w:ascii="Times New Roman" w:hAnsi="Times New Roman" w:cs="Times New Roman"/>
        </w:rPr>
        <w:t xml:space="preserve">Southern capuchinos were overall acoustically similar; however, species-specific differences in certain combinations of acoustic parameters allowed for reliable discrimination. Species identity had a significant effect on both the frequency and temporal characteristics of the elements that constituted the simple song </w:t>
      </w:r>
      <w:r>
        <w:rPr>
          <w:rFonts w:ascii="Times New Roman" w:hAnsi="Times New Roman" w:cs="Times New Roman"/>
          <w:lang w:val="en-CA"/>
        </w:rPr>
        <w:t xml:space="preserve">(PC1 and PC2; </w:t>
      </w:r>
      <w:r>
        <w:rPr>
          <w:rFonts w:ascii="Times New Roman" w:hAnsi="Times New Roman" w:cs="Times New Roman"/>
        </w:rPr>
        <w:t>ANOVAs based on linear mixed models [LMMs]</w:t>
      </w:r>
      <w:r>
        <w:rPr>
          <w:rFonts w:ascii="Times New Roman" w:hAnsi="Times New Roman" w:cs="Times New Roman"/>
          <w:lang w:val="en-CA"/>
        </w:rPr>
        <w:t xml:space="preserve">: F = 52.65 and 33.21, respectively; p &lt; 0.0001 in both cases). </w:t>
      </w:r>
      <w:r>
        <w:rPr>
          <w:rFonts w:ascii="Times New Roman" w:hAnsi="Times New Roman" w:cs="Times New Roman"/>
          <w:i/>
          <w:iCs/>
          <w:lang w:val="en-CA"/>
        </w:rPr>
        <w:t>Sporophila palustris</w:t>
      </w:r>
      <w:r>
        <w:rPr>
          <w:rFonts w:ascii="Times New Roman" w:hAnsi="Times New Roman" w:cs="Times New Roman"/>
          <w:lang w:val="en-CA"/>
        </w:rPr>
        <w:t xml:space="preserve"> was particularly distinctive, exhibiting elements with the highest frequencies, entropy, and bandwidths within the group, </w:t>
      </w:r>
      <w:r>
        <w:rPr>
          <w:rFonts w:ascii="Times New Roman" w:hAnsi="Times New Roman" w:cs="Times New Roman"/>
        </w:rPr>
        <w:t xml:space="preserve">suggesting a broader and noisier acoustic signal structure </w:t>
      </w:r>
      <w:r>
        <w:rPr>
          <w:rFonts w:ascii="Times New Roman" w:hAnsi="Times New Roman" w:cs="Times New Roman"/>
          <w:lang w:val="en-CA"/>
        </w:rPr>
        <w:t xml:space="preserve">(PC1; t = 4.81 – 11.79, p &lt; 0.0001 in the Tukey post hoc comparisons involving </w:t>
      </w:r>
      <w:r>
        <w:rPr>
          <w:rFonts w:ascii="Times New Roman" w:hAnsi="Times New Roman" w:cs="Times New Roman"/>
          <w:i/>
          <w:iCs/>
          <w:lang w:val="en-CA"/>
        </w:rPr>
        <w:t>S. palustris</w:t>
      </w:r>
      <w:r>
        <w:rPr>
          <w:rFonts w:ascii="Times New Roman" w:hAnsi="Times New Roman" w:cs="Times New Roman"/>
          <w:lang w:val="en-CA"/>
        </w:rPr>
        <w:t xml:space="preserve">). Most species pair contrasts also differed significantly in temporal properties (PC2; t = 3.74 – 8.44, p ≤ 0.002 in all post hoc tests, except </w:t>
      </w:r>
      <w:r>
        <w:rPr>
          <w:rFonts w:ascii="Times New Roman" w:hAnsi="Times New Roman" w:cs="Times New Roman"/>
          <w:i/>
          <w:iCs/>
          <w:lang w:val="en-CA"/>
        </w:rPr>
        <w:t>S. hypoxantha</w:t>
      </w:r>
      <w:r>
        <w:rPr>
          <w:rFonts w:ascii="Times New Roman" w:hAnsi="Times New Roman" w:cs="Times New Roman"/>
          <w:lang w:val="en-CA"/>
        </w:rPr>
        <w:t xml:space="preserve"> vs. </w:t>
      </w:r>
      <w:r>
        <w:rPr>
          <w:rFonts w:ascii="Times New Roman" w:hAnsi="Times New Roman" w:cs="Times New Roman"/>
          <w:i/>
          <w:iCs/>
          <w:lang w:val="en-CA"/>
        </w:rPr>
        <w:t>S. iberaensis</w:t>
      </w:r>
      <w:r>
        <w:rPr>
          <w:rFonts w:ascii="Times New Roman" w:hAnsi="Times New Roman" w:cs="Times New Roman"/>
          <w:lang w:val="en-CA"/>
        </w:rPr>
        <w:t>). Additionally, species identity had a marginally significant effect on PC3, which captured variation in skewness, kurtosis, and spectral flatness (</w:t>
      </w:r>
      <w:r>
        <w:rPr>
          <w:rFonts w:ascii="Times New Roman" w:hAnsi="Times New Roman" w:cs="Times New Roman"/>
        </w:rPr>
        <w:t>ANOVA on LMM</w:t>
      </w:r>
      <w:r>
        <w:rPr>
          <w:rFonts w:ascii="Times New Roman" w:hAnsi="Times New Roman" w:cs="Times New Roman"/>
          <w:lang w:val="en-CA"/>
        </w:rPr>
        <w:t>: F = 2.73, p = 0.05). However, post hoc comparisons revealed no significant pairwise differences (t = 0.27 – 2.54, p ≥ 0.06; Figure 4A, Table 1).</w:t>
      </w:r>
    </w:p>
    <w:p>
      <w:pPr>
        <w:spacing w:line="480" w:lineRule="auto"/>
        <w:rPr>
          <w:rFonts w:ascii="Times New Roman" w:hAnsi="Times New Roman" w:cs="Times New Roman"/>
          <w:lang w:val="en-CA"/>
        </w:rPr>
      </w:pPr>
    </w:p>
    <w:p>
      <w:pPr>
        <w:spacing w:line="480" w:lineRule="auto"/>
        <w:rPr>
          <w:rFonts w:ascii="Times New Roman" w:hAnsi="Times New Roman" w:cs="Times New Roman"/>
          <w:lang w:val="en-CA"/>
        </w:rPr>
      </w:pPr>
      <w:r>
        <w:rPr>
          <w:rFonts w:ascii="Times New Roman" w:hAnsi="Times New Roman" w:cs="Times New Roman"/>
        </w:rPr>
        <w:t xml:space="preserve">At the song level, species identity significantly influenced the three principal components summarizing acoustic variation (PC1–PC3; ANOVAs </w:t>
      </w:r>
      <w:r>
        <w:rPr>
          <w:rFonts w:ascii="Times New Roman" w:hAnsi="Times New Roman" w:cs="Times New Roman"/>
          <w:lang w:val="en-CA"/>
        </w:rPr>
        <w:t>on LMMs</w:t>
      </w:r>
      <w:r>
        <w:rPr>
          <w:rFonts w:ascii="Times New Roman" w:hAnsi="Times New Roman" w:cs="Times New Roman"/>
        </w:rPr>
        <w:t xml:space="preserve">: F = 4.97 – 23.74, p &lt; 0.003). Differences in frequency, temporal, and diversity-related acoustic parameters were found only between </w:t>
      </w:r>
      <w:r>
        <w:rPr>
          <w:rFonts w:ascii="Times New Roman" w:hAnsi="Times New Roman" w:cs="Times New Roman"/>
          <w:i/>
          <w:iCs/>
        </w:rPr>
        <w:t>S. hypoxantha</w:t>
      </w:r>
      <w:r>
        <w:rPr>
          <w:rFonts w:ascii="Times New Roman" w:hAnsi="Times New Roman" w:cs="Times New Roman"/>
        </w:rPr>
        <w:t xml:space="preserve"> and </w:t>
      </w:r>
      <w:r>
        <w:rPr>
          <w:rFonts w:ascii="Times New Roman" w:hAnsi="Times New Roman" w:cs="Times New Roman"/>
          <w:i/>
          <w:iCs/>
        </w:rPr>
        <w:t>S. palustris</w:t>
      </w:r>
      <w:r>
        <w:rPr>
          <w:rFonts w:ascii="Times New Roman" w:hAnsi="Times New Roman" w:cs="Times New Roman"/>
        </w:rPr>
        <w:t xml:space="preserve">, and between </w:t>
      </w:r>
      <w:r>
        <w:rPr>
          <w:rFonts w:ascii="Times New Roman" w:hAnsi="Times New Roman" w:cs="Times New Roman"/>
          <w:i/>
          <w:iCs/>
        </w:rPr>
        <w:t>S. palustris</w:t>
      </w:r>
      <w:r>
        <w:rPr>
          <w:rFonts w:ascii="Times New Roman" w:hAnsi="Times New Roman" w:cs="Times New Roman"/>
        </w:rPr>
        <w:t xml:space="preserve"> and </w:t>
      </w:r>
      <w:r>
        <w:rPr>
          <w:rFonts w:ascii="Times New Roman" w:hAnsi="Times New Roman" w:cs="Times New Roman"/>
          <w:i/>
          <w:iCs/>
        </w:rPr>
        <w:t>S. ruficollis</w:t>
      </w:r>
      <w:r>
        <w:rPr>
          <w:rFonts w:ascii="Times New Roman" w:hAnsi="Times New Roman" w:cs="Times New Roman"/>
        </w:rPr>
        <w:t xml:space="preserve"> (PC1; post hoc comparisons: t = 2.96, p = 0.04, and t = 3.80, p = 0.05, respectively; Figure 4B, Supplementary Table 8). Species also differed in the duration of intervals between elements (PC2; post hoc comparisons: t = 3.49 – 5.83, p ≤ 0.005 in all comparisons except </w:t>
      </w:r>
      <w:r>
        <w:rPr>
          <w:rFonts w:ascii="Times New Roman" w:hAnsi="Times New Roman" w:cs="Times New Roman"/>
          <w:i/>
          <w:iCs/>
        </w:rPr>
        <w:t>S. palustris</w:t>
      </w:r>
      <w:r>
        <w:rPr>
          <w:rFonts w:ascii="Times New Roman" w:hAnsi="Times New Roman" w:cs="Times New Roman"/>
        </w:rPr>
        <w:t xml:space="preserve"> vs. </w:t>
      </w:r>
      <w:r>
        <w:rPr>
          <w:rFonts w:ascii="Times New Roman" w:hAnsi="Times New Roman" w:cs="Times New Roman"/>
          <w:i/>
          <w:iCs/>
        </w:rPr>
        <w:t>S. ruficollis</w:t>
      </w:r>
      <w:r>
        <w:rPr>
          <w:rFonts w:ascii="Times New Roman" w:hAnsi="Times New Roman" w:cs="Times New Roman"/>
        </w:rPr>
        <w:t xml:space="preserve">). In this context, </w:t>
      </w:r>
      <w:r>
        <w:rPr>
          <w:rFonts w:ascii="Times New Roman" w:hAnsi="Times New Roman" w:cs="Times New Roman"/>
          <w:i/>
          <w:iCs/>
        </w:rPr>
        <w:t>S. iberaensis</w:t>
      </w:r>
      <w:r>
        <w:rPr>
          <w:rFonts w:ascii="Times New Roman" w:hAnsi="Times New Roman" w:cs="Times New Roman"/>
        </w:rPr>
        <w:t xml:space="preserve"> exhibited the longest inter-element intervals resulting in a slower-paced song pattern (see Figure 4B). Finally, </w:t>
      </w:r>
      <w:r>
        <w:rPr>
          <w:rFonts w:ascii="Times New Roman" w:hAnsi="Times New Roman" w:cs="Times New Roman"/>
          <w:i/>
          <w:iCs/>
        </w:rPr>
        <w:t>S. hypoxantha</w:t>
      </w:r>
      <w:r>
        <w:rPr>
          <w:rFonts w:ascii="Times New Roman" w:hAnsi="Times New Roman" w:cs="Times New Roman"/>
        </w:rPr>
        <w:t xml:space="preserve"> and </w:t>
      </w:r>
      <w:r>
        <w:rPr>
          <w:rFonts w:ascii="Times New Roman" w:hAnsi="Times New Roman" w:cs="Times New Roman"/>
          <w:i/>
          <w:iCs/>
        </w:rPr>
        <w:t>S. palustris</w:t>
      </w:r>
      <w:r>
        <w:rPr>
          <w:rFonts w:ascii="Times New Roman" w:hAnsi="Times New Roman" w:cs="Times New Roman"/>
        </w:rPr>
        <w:t xml:space="preserve"> displayed the simple songs with the highest </w:t>
      </w:r>
      <w:r>
        <w:rPr>
          <w:rFonts w:ascii="Times New Roman" w:hAnsi="Times New Roman" w:cs="Times New Roman"/>
          <w:i/>
          <w:iCs/>
        </w:rPr>
        <w:t>meanpeakf</w:t>
      </w:r>
      <w:r>
        <w:rPr>
          <w:rFonts w:ascii="Times New Roman" w:hAnsi="Times New Roman" w:cs="Times New Roman"/>
        </w:rPr>
        <w:t xml:space="preserve">, whereas </w:t>
      </w:r>
      <w:r>
        <w:rPr>
          <w:rFonts w:ascii="Times New Roman" w:hAnsi="Times New Roman" w:cs="Times New Roman"/>
          <w:i/>
          <w:iCs/>
        </w:rPr>
        <w:t>S. iberaensis</w:t>
      </w:r>
      <w:r>
        <w:rPr>
          <w:rFonts w:ascii="Times New Roman" w:hAnsi="Times New Roman" w:cs="Times New Roman"/>
        </w:rPr>
        <w:t xml:space="preserve"> and </w:t>
      </w:r>
      <w:r>
        <w:rPr>
          <w:rFonts w:ascii="Times New Roman" w:hAnsi="Times New Roman" w:cs="Times New Roman"/>
          <w:i/>
          <w:iCs/>
        </w:rPr>
        <w:t>S. ruficollis</w:t>
      </w:r>
      <w:r>
        <w:rPr>
          <w:rFonts w:ascii="Times New Roman" w:hAnsi="Times New Roman" w:cs="Times New Roman"/>
        </w:rPr>
        <w:t xml:space="preserve"> had the lowest (details in Figure 4B and Supplementary Table 8).</w:t>
      </w:r>
    </w:p>
    <w:p>
      <w:pPr>
        <w:spacing w:line="480" w:lineRule="auto"/>
        <w:rPr>
          <w:rFonts w:ascii="Times New Roman" w:hAnsi="Times New Roman" w:cs="Times New Roman"/>
        </w:rPr>
      </w:pPr>
      <w:bookmarkStart w:id="2" w:name="_Hlk172812129"/>
      <w:bookmarkStart w:id="3" w:name="_Hlk172645208"/>
      <w:r>
        <w:rPr>
          <w:rFonts w:ascii="Times New Roman" w:hAnsi="Times New Roman" w:cs="Times New Roman"/>
        </w:rPr>
        <w:t xml:space="preserve">In complex songs, frequency-related parameters were largely consistent across species, whereas species identity had a significant effect on the temporal and shape-related characteristics of the elements (Table 2A). Notably, only </w:t>
      </w:r>
      <w:r>
        <w:rPr>
          <w:rFonts w:ascii="Times New Roman" w:hAnsi="Times New Roman" w:cs="Times New Roman"/>
          <w:i/>
          <w:iCs/>
        </w:rPr>
        <w:t>Sporophila ruficollis</w:t>
      </w:r>
      <w:r>
        <w:rPr>
          <w:rFonts w:ascii="Times New Roman" w:hAnsi="Times New Roman" w:cs="Times New Roman"/>
        </w:rPr>
        <w:t xml:space="preserve"> and </w:t>
      </w:r>
      <w:r>
        <w:rPr>
          <w:rFonts w:ascii="Times New Roman" w:hAnsi="Times New Roman" w:cs="Times New Roman"/>
          <w:i/>
          <w:iCs/>
        </w:rPr>
        <w:t>S. palustris</w:t>
      </w:r>
      <w:r>
        <w:rPr>
          <w:rFonts w:ascii="Times New Roman" w:hAnsi="Times New Roman" w:cs="Times New Roman"/>
        </w:rPr>
        <w:t xml:space="preserve"> consistently differed in the principal components associated with frequency and temporal structure (PC1–PC3; see Supplementary Figure 1A and Table 2B). S.</w:t>
      </w:r>
      <w:r>
        <w:rPr>
          <w:rFonts w:ascii="Times New Roman" w:hAnsi="Times New Roman" w:cs="Times New Roman"/>
          <w:i/>
          <w:iCs/>
        </w:rPr>
        <w:t xml:space="preserve"> palustris</w:t>
      </w:r>
      <w:r>
        <w:rPr>
          <w:rFonts w:ascii="Times New Roman" w:hAnsi="Times New Roman" w:cs="Times New Roman"/>
        </w:rPr>
        <w:t xml:space="preserve"> exhibited notes that were shorter and more temporally compressed than those of the other southern capuchinos (PC3; t = 2.77–7.96, p ≤ 0.03). In contrast, variation in element shape (PC4) was primarily driven by </w:t>
      </w:r>
      <w:r>
        <w:rPr>
          <w:rFonts w:ascii="Times New Roman" w:hAnsi="Times New Roman" w:cs="Times New Roman"/>
          <w:i/>
          <w:iCs/>
        </w:rPr>
        <w:t>S. iberaensis</w:t>
      </w:r>
      <w:r>
        <w:rPr>
          <w:rFonts w:ascii="Times New Roman" w:hAnsi="Times New Roman" w:cs="Times New Roman"/>
        </w:rPr>
        <w:t xml:space="preserve">, which displayed elements with higher skewness and kurtosis, indicating a more asymmetric and peaky spectral structure (t = 3.56–3.87, p ≤ 0.004 in all post hoc comparisons involving </w:t>
      </w:r>
      <w:r>
        <w:rPr>
          <w:rFonts w:ascii="Times New Roman" w:hAnsi="Times New Roman" w:cs="Times New Roman"/>
          <w:i/>
          <w:iCs/>
        </w:rPr>
        <w:t>S. iberaensis</w:t>
      </w:r>
      <w:r>
        <w:rPr>
          <w:rFonts w:ascii="Times New Roman" w:hAnsi="Times New Roman" w:cs="Times New Roman"/>
        </w:rPr>
        <w:t xml:space="preserve">). Finally, at the song level, species identity influenced only temporal properties (PC2; ANOVA on LMM: F = 31.36, p &lt; 0.0001; Supplementary Table 9A). In particular, </w:t>
      </w:r>
      <w:r>
        <w:rPr>
          <w:rFonts w:ascii="Times New Roman" w:hAnsi="Times New Roman" w:cs="Times New Roman"/>
          <w:i/>
          <w:iCs/>
        </w:rPr>
        <w:t>S. palustris</w:t>
      </w:r>
      <w:r>
        <w:rPr>
          <w:rFonts w:ascii="Times New Roman" w:hAnsi="Times New Roman" w:cs="Times New Roman"/>
        </w:rPr>
        <w:t xml:space="preserve"> produced complex songs with distinct temporal characteristics, featuring the shortest elements and inter-element intervals in the group, suggesting a faster and more compressed song delivery (PC2; t = 5.11 – 8.39, p ≤ 0.0001 in all post hoc comparisons involving </w:t>
      </w:r>
      <w:r>
        <w:rPr>
          <w:rFonts w:ascii="Times New Roman" w:hAnsi="Times New Roman" w:cs="Times New Roman"/>
          <w:i/>
          <w:iCs/>
        </w:rPr>
        <w:t>S. palustris</w:t>
      </w:r>
      <w:r>
        <w:rPr>
          <w:rFonts w:ascii="Times New Roman" w:hAnsi="Times New Roman" w:cs="Times New Roman"/>
        </w:rPr>
        <w:t>; Supplementary Figure 1B, Supplementary Table 9B).</w:t>
      </w:r>
    </w:p>
    <w:bookmarkEnd w:id="2"/>
    <w:bookmarkEnd w:id="3"/>
    <w:p>
      <w:pPr>
        <w:spacing w:line="480" w:lineRule="auto"/>
        <w:rPr>
          <w:rFonts w:ascii="Times New Roman" w:hAnsi="Times New Roman" w:cs="Times New Roman"/>
          <w:b/>
          <w:bCs/>
        </w:rPr>
      </w:pPr>
      <w:r>
        <w:rPr>
          <w:rFonts w:ascii="Times New Roman" w:hAnsi="Times New Roman" w:cs="Times New Roman"/>
          <w:b/>
          <w:bCs/>
        </w:rPr>
        <w:t>Population contrasts</w:t>
      </w:r>
    </w:p>
    <w:p>
      <w:pPr>
        <w:spacing w:line="480" w:lineRule="auto"/>
        <w:rPr>
          <w:rFonts w:ascii="Times New Roman" w:hAnsi="Times New Roman" w:cs="Times New Roman"/>
        </w:rPr>
      </w:pPr>
      <w:r>
        <w:rPr>
          <w:rFonts w:ascii="Times New Roman" w:hAnsi="Times New Roman" w:cs="Times New Roman"/>
        </w:rPr>
        <w:t xml:space="preserve">We found a significant effect of population identity on the principal components summarizing acoustic variation in simple songs, both at the element and song levels (PC1–PC3 in both datasets; ANOVAs on LMMs: F = 3.26 – 23.74, p ≤ 0.003; Supplementary Tables 10A and 11A). Sympatric populations showed differences in frequency, entropy, bandwidth, and temporal characteristics of simple song elements (PC1 and PC2), whereas allopatric populations did not consistently exhibit such variation. For example, </w:t>
      </w:r>
      <w:ins w:id="198" w:author="Cecilia Estalles" w:date="2025-10-10T12:43:00Z">
        <w:r>
          <w:rPr>
            <w:rFonts w:ascii="Times New Roman" w:hAnsi="Times New Roman" w:cs="Times New Roman"/>
          </w:rPr>
          <w:t xml:space="preserve">sympatric populations of </w:t>
        </w:r>
      </w:ins>
      <w:ins w:id="199" w:author="Cecilia Estalles" w:date="2025-10-10T12:43:00Z">
        <w:r>
          <w:rPr>
            <w:rFonts w:ascii="Times New Roman" w:hAnsi="Times New Roman" w:cs="Times New Roman"/>
            <w:i/>
            <w:iCs/>
          </w:rPr>
          <w:t>S. hypoxantha</w:t>
        </w:r>
      </w:ins>
      <w:ins w:id="200" w:author="Cecilia Estalles" w:date="2025-10-10T12:43:00Z">
        <w:r>
          <w:rPr>
            <w:rFonts w:ascii="Times New Roman" w:hAnsi="Times New Roman" w:cs="Times New Roman"/>
          </w:rPr>
          <w:t xml:space="preserve"> and </w:t>
        </w:r>
      </w:ins>
      <w:ins w:id="201" w:author="Cecilia Estalles" w:date="2025-10-10T12:43:00Z">
        <w:r>
          <w:rPr>
            <w:rFonts w:ascii="Times New Roman" w:hAnsi="Times New Roman" w:cs="Times New Roman"/>
            <w:i/>
            <w:iCs/>
          </w:rPr>
          <w:t>S. ruficollis</w:t>
        </w:r>
      </w:ins>
      <w:ins w:id="202" w:author="Cecilia Estalles" w:date="2025-10-10T12:43:00Z">
        <w:r>
          <w:rPr>
            <w:rFonts w:ascii="Times New Roman" w:hAnsi="Times New Roman" w:cs="Times New Roman"/>
          </w:rPr>
          <w:t xml:space="preserve"> in ER (hypox-ER and rufi-ER) differed in the</w:t>
        </w:r>
      </w:ins>
      <w:ins w:id="203" w:author="Cecilia Estalles" w:date="2025-10-10T12:46:00Z">
        <w:r>
          <w:rPr>
            <w:rFonts w:ascii="Times New Roman" w:hAnsi="Times New Roman" w:cs="Times New Roman"/>
          </w:rPr>
          <w:t xml:space="preserve"> frequency and </w:t>
        </w:r>
      </w:ins>
      <w:ins w:id="204" w:author="Cecilia Estalles" w:date="2025-10-10T12:43:00Z">
        <w:r>
          <w:rPr>
            <w:rFonts w:ascii="Times New Roman" w:hAnsi="Times New Roman" w:cs="Times New Roman"/>
          </w:rPr>
          <w:t>temporal properties of their elements (</w:t>
        </w:r>
      </w:ins>
      <w:ins w:id="205" w:author="Cecilia Estalles" w:date="2025-10-10T12:47:00Z">
        <w:r>
          <w:rPr>
            <w:rFonts w:ascii="Times New Roman" w:hAnsi="Times New Roman" w:cs="Times New Roman"/>
          </w:rPr>
          <w:t>PC1; t = 5.59</w:t>
        </w:r>
      </w:ins>
      <w:ins w:id="206" w:author="Cecilia Estalles" w:date="2025-10-10T12:48:00Z">
        <w:r>
          <w:rPr>
            <w:rFonts w:ascii="Times New Roman" w:hAnsi="Times New Roman" w:cs="Times New Roman"/>
          </w:rPr>
          <w:t xml:space="preserve">, p </w:t>
        </w:r>
      </w:ins>
      <w:ins w:id="207" w:author="Cecilia Estalles" w:date="2025-10-10T12:48:00Z">
        <w:r>
          <w:rPr>
            <w:rFonts w:ascii="Aptos Narrow" w:hAnsi="Aptos Narrow" w:cs="Times New Roman"/>
          </w:rPr>
          <w:t>&lt;</w:t>
        </w:r>
      </w:ins>
      <w:ins w:id="208" w:author="Cecilia Estalles" w:date="2025-10-10T12:48:00Z">
        <w:r>
          <w:rPr>
            <w:rFonts w:ascii="Times New Roman" w:hAnsi="Times New Roman" w:cs="Times New Roman"/>
          </w:rPr>
          <w:t xml:space="preserve"> 0.0001 and </w:t>
        </w:r>
      </w:ins>
      <w:ins w:id="209" w:author="Cecilia Estalles" w:date="2025-10-10T12:43:00Z">
        <w:r>
          <w:rPr>
            <w:rFonts w:ascii="Times New Roman" w:hAnsi="Times New Roman" w:cs="Times New Roman"/>
          </w:rPr>
          <w:t>PC2; t = 5.17, p = 0.0001)</w:t>
        </w:r>
      </w:ins>
      <w:ins w:id="210" w:author="Cecilia Estalles" w:date="2025-10-10T12:56:00Z">
        <w:r>
          <w:rPr>
            <w:rFonts w:ascii="Times New Roman" w:hAnsi="Times New Roman" w:cs="Times New Roman"/>
          </w:rPr>
          <w:t xml:space="preserve">; however, </w:t>
        </w:r>
      </w:ins>
      <w:ins w:id="211" w:author="Cecilia Estalles" w:date="2025-10-10T12:43:00Z">
        <w:r>
          <w:rPr>
            <w:rFonts w:ascii="Times New Roman" w:hAnsi="Times New Roman" w:cs="Times New Roman"/>
          </w:rPr>
          <w:t xml:space="preserve"> rufi-ER shared similar temporal characteristics with the allopatric populations of </w:t>
        </w:r>
      </w:ins>
      <w:ins w:id="212" w:author="Cecilia Estalles" w:date="2025-10-10T12:43:00Z">
        <w:r>
          <w:rPr>
            <w:rFonts w:ascii="Times New Roman" w:hAnsi="Times New Roman" w:cs="Times New Roman"/>
            <w:i/>
            <w:iCs/>
          </w:rPr>
          <w:t>S. hypoxantha</w:t>
        </w:r>
      </w:ins>
      <w:ins w:id="213" w:author="Cecilia Estalles" w:date="2025-10-10T12:43:00Z">
        <w:r>
          <w:rPr>
            <w:rFonts w:ascii="Times New Roman" w:hAnsi="Times New Roman" w:cs="Times New Roman"/>
          </w:rPr>
          <w:t xml:space="preserve"> in EI </w:t>
        </w:r>
      </w:ins>
      <w:ins w:id="214" w:author="Cecilia Estalles" w:date="2025-10-10T12:49:00Z">
        <w:r>
          <w:rPr>
            <w:rFonts w:ascii="Times New Roman" w:hAnsi="Times New Roman" w:cs="Times New Roman"/>
          </w:rPr>
          <w:t xml:space="preserve">(post hoc comparisons: PC1; t = </w:t>
        </w:r>
      </w:ins>
      <w:ins w:id="215" w:author="Cecilia Estalles" w:date="2025-10-10T12:50:00Z">
        <w:r>
          <w:rPr>
            <w:rFonts w:ascii="Times New Roman" w:hAnsi="Times New Roman" w:cs="Times New Roman"/>
          </w:rPr>
          <w:t xml:space="preserve">2.98, p = 0.09 and PC2; </w:t>
        </w:r>
      </w:ins>
      <w:ins w:id="216" w:author="Cecilia Estalles" w:date="2025-10-10T12:49:00Z">
        <w:r>
          <w:rPr>
            <w:rFonts w:ascii="Times New Roman" w:hAnsi="Times New Roman" w:cs="Times New Roman"/>
          </w:rPr>
          <w:t>t = 1.46, p = 0.87</w:t>
        </w:r>
      </w:ins>
      <w:ins w:id="217" w:author="Cecilia Estalles" w:date="2025-10-10T12:52:00Z">
        <w:r>
          <w:rPr>
            <w:rFonts w:ascii="Times New Roman" w:hAnsi="Times New Roman" w:cs="Times New Roman"/>
          </w:rPr>
          <w:t>)</w:t>
        </w:r>
      </w:ins>
      <w:ins w:id="218" w:author="Cecilia Estalles" w:date="2025-10-10T12:49:00Z">
        <w:r>
          <w:rPr>
            <w:rFonts w:ascii="Times New Roman" w:hAnsi="Times New Roman" w:cs="Times New Roman"/>
          </w:rPr>
          <w:t xml:space="preserve"> </w:t>
        </w:r>
      </w:ins>
      <w:ins w:id="219" w:author="Cecilia Estalles" w:date="2025-10-10T12:43:00Z">
        <w:r>
          <w:rPr>
            <w:rFonts w:ascii="Times New Roman" w:hAnsi="Times New Roman" w:cs="Times New Roman"/>
          </w:rPr>
          <w:t xml:space="preserve">and MC (post hoc comparisons: </w:t>
        </w:r>
      </w:ins>
      <w:ins w:id="220" w:author="Cecilia Estalles" w:date="2025-10-10T12:52:00Z">
        <w:r>
          <w:rPr>
            <w:rFonts w:ascii="Times New Roman" w:hAnsi="Times New Roman" w:cs="Times New Roman"/>
          </w:rPr>
          <w:t xml:space="preserve">PC1; </w:t>
        </w:r>
      </w:ins>
      <w:ins w:id="221" w:author="Cecilia Estalles" w:date="2025-10-10T12:53:00Z">
        <w:r>
          <w:rPr>
            <w:rFonts w:ascii="Times New Roman" w:hAnsi="Times New Roman" w:cs="Times New Roman"/>
          </w:rPr>
          <w:t xml:space="preserve">t = 1.88, p = 0.63 and PC2; </w:t>
        </w:r>
      </w:ins>
      <w:ins w:id="222" w:author="Cecilia Estalles" w:date="2025-10-10T12:43:00Z">
        <w:r>
          <w:rPr>
            <w:rFonts w:ascii="Times New Roman" w:hAnsi="Times New Roman" w:cs="Times New Roman"/>
          </w:rPr>
          <w:t>t = 0.67, p = 0.99; details in Figure 5A and Supplementary Table 10B)</w:t>
        </w:r>
      </w:ins>
      <w:ins w:id="223" w:author="Cecilia Estalles" w:date="2025-10-10T12:44:00Z">
        <w:r>
          <w:rPr>
            <w:rFonts w:ascii="Times New Roman" w:hAnsi="Times New Roman" w:cs="Times New Roman"/>
          </w:rPr>
          <w:t xml:space="preserve">. </w:t>
        </w:r>
      </w:ins>
      <w:ins w:id="224" w:author="Cecilia Estalles" w:date="2025-10-10T14:52:00Z">
        <w:r>
          <w:rPr>
            <w:rFonts w:ascii="Times New Roman" w:hAnsi="Times New Roman" w:cs="Times New Roman"/>
          </w:rPr>
          <w:t xml:space="preserve">In addition, </w:t>
        </w:r>
      </w:ins>
      <w:ins w:id="225" w:author="Cecilia Estalles" w:date="2025-10-10T14:52:00Z">
        <w:r>
          <w:rPr>
            <w:rFonts w:ascii="Times New Roman" w:hAnsi="Times New Roman" w:cs="Times New Roman"/>
            <w:i/>
            <w:iCs/>
            <w:rPrChange w:id="226" w:author="Cecilia Estalles" w:date="2025-10-10T14:52:00Z">
              <w:rPr>
                <w:rFonts w:ascii="Times New Roman" w:hAnsi="Times New Roman" w:cs="Times New Roman"/>
              </w:rPr>
            </w:rPrChange>
          </w:rPr>
          <w:t>S.</w:t>
        </w:r>
      </w:ins>
      <w:ins w:id="227" w:author="Cecilia Estalles" w:date="2025-10-10T14:52:00Z">
        <w:r>
          <w:rPr>
            <w:rFonts w:ascii="Times New Roman" w:hAnsi="Times New Roman" w:cs="Times New Roman"/>
          </w:rPr>
          <w:t xml:space="preserve"> </w:t>
        </w:r>
      </w:ins>
      <w:ins w:id="228" w:author="Cecilia Estalles" w:date="2025-10-10T14:52:00Z">
        <w:r>
          <w:rPr>
            <w:rFonts w:ascii="Times New Roman" w:hAnsi="Times New Roman" w:cs="Times New Roman"/>
            <w:i/>
            <w:iCs/>
            <w:rPrChange w:id="229" w:author="Cecilia Estalles" w:date="2025-10-10T14:52:00Z">
              <w:rPr>
                <w:rFonts w:ascii="Times New Roman" w:hAnsi="Times New Roman" w:cs="Times New Roman"/>
              </w:rPr>
            </w:rPrChange>
          </w:rPr>
          <w:t>iberaensis</w:t>
        </w:r>
      </w:ins>
      <w:ins w:id="230" w:author="Cecilia Estalles" w:date="2025-10-10T14:52:00Z">
        <w:r>
          <w:rPr>
            <w:rFonts w:ascii="Times New Roman" w:hAnsi="Times New Roman" w:cs="Times New Roman"/>
          </w:rPr>
          <w:t xml:space="preserve"> from EI (ibe-EI) showed a non-significant trend toward differentiation in the temporal characteristics of its song elements relative to the sympatric </w:t>
        </w:r>
      </w:ins>
      <w:ins w:id="231" w:author="Cecilia Estalles" w:date="2025-10-10T14:52:00Z">
        <w:r>
          <w:rPr>
            <w:rFonts w:ascii="Times New Roman" w:hAnsi="Times New Roman" w:cs="Times New Roman"/>
            <w:i/>
            <w:iCs/>
            <w:rPrChange w:id="232" w:author="Cecilia Estalles" w:date="2025-10-10T14:52:00Z">
              <w:rPr>
                <w:rFonts w:ascii="Times New Roman" w:hAnsi="Times New Roman" w:cs="Times New Roman"/>
              </w:rPr>
            </w:rPrChange>
          </w:rPr>
          <w:t xml:space="preserve">S. </w:t>
        </w:r>
      </w:ins>
      <w:ins w:id="233" w:author="Cecilia Estalles" w:date="2025-10-10T14:52:00Z">
        <w:r>
          <w:rPr>
            <w:rFonts w:ascii="Times New Roman" w:hAnsi="Times New Roman" w:cs="Times New Roman"/>
            <w:i/>
            <w:iCs/>
            <w:rPrChange w:id="234" w:author="Cecilia Estalles" w:date="2025-10-10T14:52:00Z">
              <w:rPr>
                <w:rFonts w:ascii="Times New Roman" w:hAnsi="Times New Roman" w:cs="Times New Roman"/>
              </w:rPr>
            </w:rPrChange>
          </w:rPr>
          <w:t>hypoxantha</w:t>
        </w:r>
      </w:ins>
      <w:ins w:id="235" w:author="Cecilia Estalles" w:date="2025-10-10T14:52:00Z">
        <w:r>
          <w:rPr>
            <w:rFonts w:ascii="Times New Roman" w:hAnsi="Times New Roman" w:cs="Times New Roman"/>
          </w:rPr>
          <w:t xml:space="preserve"> population (hypox-EI; PC2; t = 1.78, p = 0.69), while exhibiting substantial temporal similarity with the allopatric </w:t>
        </w:r>
      </w:ins>
      <w:ins w:id="236" w:author="Cecilia Estalles" w:date="2025-10-10T14:52:00Z">
        <w:r>
          <w:rPr>
            <w:rFonts w:ascii="Times New Roman" w:hAnsi="Times New Roman" w:cs="Times New Roman"/>
            <w:i/>
            <w:iCs/>
            <w:rPrChange w:id="237" w:author="Cecilia Estalles" w:date="2025-10-10T14:53:00Z">
              <w:rPr>
                <w:rFonts w:ascii="Times New Roman" w:hAnsi="Times New Roman" w:cs="Times New Roman"/>
              </w:rPr>
            </w:rPrChange>
          </w:rPr>
          <w:t xml:space="preserve">S. </w:t>
        </w:r>
      </w:ins>
      <w:ins w:id="238" w:author="Cecilia Estalles" w:date="2025-10-10T14:52:00Z">
        <w:r>
          <w:rPr>
            <w:rFonts w:ascii="Times New Roman" w:hAnsi="Times New Roman" w:cs="Times New Roman"/>
            <w:i/>
            <w:iCs/>
            <w:rPrChange w:id="239" w:author="Cecilia Estalles" w:date="2025-10-10T14:53:00Z">
              <w:rPr>
                <w:rFonts w:ascii="Times New Roman" w:hAnsi="Times New Roman" w:cs="Times New Roman"/>
              </w:rPr>
            </w:rPrChange>
          </w:rPr>
          <w:t>hypoxantha</w:t>
        </w:r>
      </w:ins>
      <w:ins w:id="240" w:author="Cecilia Estalles" w:date="2025-10-10T14:52:00Z">
        <w:r>
          <w:rPr>
            <w:rFonts w:ascii="Times New Roman" w:hAnsi="Times New Roman" w:cs="Times New Roman"/>
          </w:rPr>
          <w:t xml:space="preserve"> population from ER (hypox-ER;</w:t>
        </w:r>
      </w:ins>
      <w:ins w:id="241" w:author="Cecilia Estalles" w:date="2025-10-10T14:55:00Z">
        <w:r>
          <w:rPr>
            <w:rFonts w:ascii="Times New Roman" w:hAnsi="Times New Roman" w:cs="Times New Roman"/>
          </w:rPr>
          <w:t xml:space="preserve"> </w:t>
        </w:r>
      </w:ins>
      <w:ins w:id="242" w:author="Cecilia Estalles" w:date="2025-10-10T14:52:00Z">
        <w:r>
          <w:rPr>
            <w:rFonts w:ascii="Times New Roman" w:hAnsi="Times New Roman" w:cs="Times New Roman"/>
          </w:rPr>
          <w:t>PC2; t = 0.74, p = 0.99)</w:t>
        </w:r>
      </w:ins>
      <w:ins w:id="243" w:author="Cecilia Estalles" w:date="2025-10-10T14:57:00Z">
        <w:r>
          <w:rPr>
            <w:rFonts w:ascii="Times New Roman" w:hAnsi="Times New Roman" w:cs="Times New Roman"/>
          </w:rPr>
          <w:t xml:space="preserve"> </w:t>
        </w:r>
      </w:ins>
      <w:del w:id="244" w:author="Cecilia Estalles" w:date="2025-10-10T14:52:00Z">
        <w:r>
          <w:rPr>
            <w:rFonts w:ascii="Times New Roman" w:hAnsi="Times New Roman" w:cs="Times New Roman"/>
            <w:i/>
            <w:iCs/>
          </w:rPr>
          <w:delText>S. iberaensis</w:delText>
        </w:r>
      </w:del>
      <w:del w:id="245" w:author="Cecilia Estalles" w:date="2025-10-10T14:52:00Z">
        <w:r>
          <w:rPr>
            <w:rFonts w:ascii="Times New Roman" w:hAnsi="Times New Roman" w:cs="Times New Roman"/>
          </w:rPr>
          <w:delText xml:space="preserve"> from EI (ibe-EI) </w:delText>
        </w:r>
      </w:del>
      <w:del w:id="246" w:author="Cecilia Estalles" w:date="2025-10-10T14:45:00Z">
        <w:r>
          <w:rPr>
            <w:rFonts w:ascii="Times New Roman" w:hAnsi="Times New Roman" w:cs="Times New Roman"/>
          </w:rPr>
          <w:delText xml:space="preserve">had a tendency, though not significant, to </w:delText>
        </w:r>
      </w:del>
      <w:del w:id="247" w:author="Cecilia Estalles" w:date="2025-10-10T14:52:00Z">
        <w:r>
          <w:rPr>
            <w:rFonts w:ascii="Times New Roman" w:hAnsi="Times New Roman" w:cs="Times New Roman"/>
          </w:rPr>
          <w:delText>differ in</w:delText>
        </w:r>
      </w:del>
      <w:del w:id="248" w:author="Cecilia Estalles" w:date="2025-10-10T14:46:00Z">
        <w:r>
          <w:rPr>
            <w:rFonts w:ascii="Times New Roman" w:hAnsi="Times New Roman" w:cs="Times New Roman"/>
          </w:rPr>
          <w:delText xml:space="preserve"> </w:delText>
        </w:r>
      </w:del>
      <w:del w:id="249" w:author="Cecilia Estalles" w:date="2025-10-10T14:52:00Z">
        <w:r>
          <w:rPr>
            <w:rFonts w:ascii="Times New Roman" w:hAnsi="Times New Roman" w:cs="Times New Roman"/>
          </w:rPr>
          <w:delText xml:space="preserve">the temporal characteristics of its song elements from the sympatric </w:delText>
        </w:r>
      </w:del>
      <w:del w:id="250" w:author="Cecilia Estalles" w:date="2025-10-10T14:52:00Z">
        <w:r>
          <w:rPr>
            <w:rFonts w:ascii="Times New Roman" w:hAnsi="Times New Roman" w:cs="Times New Roman"/>
            <w:i/>
            <w:iCs/>
          </w:rPr>
          <w:delText>S. hypoxantha</w:delText>
        </w:r>
      </w:del>
      <w:del w:id="251" w:author="Cecilia Estalles" w:date="2025-10-10T14:52:00Z">
        <w:r>
          <w:rPr>
            <w:rFonts w:ascii="Times New Roman" w:hAnsi="Times New Roman" w:cs="Times New Roman"/>
          </w:rPr>
          <w:delText xml:space="preserve"> population (hypox-EI; PC2; t = 1.78, p = 0.</w:delText>
        </w:r>
        <w:commentRangeStart w:id="34"/>
        <w:commentRangeStart w:id="35"/>
        <w:r>
          <w:rPr>
            <w:rFonts w:ascii="Times New Roman" w:hAnsi="Times New Roman" w:cs="Times New Roman"/>
          </w:rPr>
          <w:delText>69</w:delText>
        </w:r>
        <w:commentRangeEnd w:id="34"/>
      </w:del>
      <w:del w:id="252" w:author="Cecilia Estalles" w:date="2025-10-10T14:52:00Z">
        <w:r>
          <w:rPr>
            <w:rStyle w:val="14"/>
            <w:kern w:val="0"/>
            <w14:ligatures w14:val="none"/>
          </w:rPr>
          <w:commentReference w:id="34"/>
        </w:r>
        <w:commentRangeEnd w:id="35"/>
      </w:del>
      <w:r>
        <w:rPr>
          <w:rStyle w:val="14"/>
          <w:kern w:val="0"/>
          <w14:ligatures w14:val="none"/>
        </w:rPr>
        <w:commentReference w:id="35"/>
      </w:r>
      <w:del w:id="253" w:author="Cecilia Estalles" w:date="2025-10-10T14:52:00Z">
        <w:r>
          <w:rPr>
            <w:rFonts w:ascii="Times New Roman" w:hAnsi="Times New Roman" w:cs="Times New Roman"/>
          </w:rPr>
          <w:delText xml:space="preserve">), while exhibiting substantial temporal similarity with the allopatric population of </w:delText>
        </w:r>
      </w:del>
      <w:del w:id="254" w:author="Cecilia Estalles" w:date="2025-10-10T14:52:00Z">
        <w:r>
          <w:rPr>
            <w:rFonts w:ascii="Times New Roman" w:hAnsi="Times New Roman" w:cs="Times New Roman"/>
            <w:i/>
            <w:iCs/>
          </w:rPr>
          <w:delText>S. hypoxantha</w:delText>
        </w:r>
      </w:del>
      <w:del w:id="255" w:author="Cecilia Estalles" w:date="2025-10-10T14:52:00Z">
        <w:r>
          <w:rPr>
            <w:rFonts w:ascii="Times New Roman" w:hAnsi="Times New Roman" w:cs="Times New Roman"/>
          </w:rPr>
          <w:delText xml:space="preserve"> from ER (hypox-ER, PC2; t = 0.74, p = 0.99).</w:delText>
        </w:r>
      </w:del>
      <w:del w:id="256" w:author="Cecilia Estalles" w:date="2025-10-10T15:01:00Z">
        <w:r>
          <w:rPr>
            <w:rFonts w:ascii="Times New Roman" w:hAnsi="Times New Roman" w:cs="Times New Roman"/>
          </w:rPr>
          <w:delText xml:space="preserve"> </w:delText>
        </w:r>
        <w:commentRangeStart w:id="36"/>
        <w:r>
          <w:rPr>
            <w:rFonts w:ascii="Times New Roman" w:hAnsi="Times New Roman" w:cs="Times New Roman"/>
          </w:rPr>
          <w:delText xml:space="preserve">In addition, while </w:delText>
        </w:r>
        <w:commentRangeEnd w:id="36"/>
      </w:del>
      <w:del w:id="257" w:author="Cecilia Estalles" w:date="2025-10-10T15:01:00Z">
        <w:r>
          <w:rPr>
            <w:rStyle w:val="14"/>
            <w:kern w:val="0"/>
            <w14:ligatures w14:val="none"/>
          </w:rPr>
          <w:commentReference w:id="36"/>
        </w:r>
      </w:del>
      <w:del w:id="258" w:author="Cecilia Estalles" w:date="2025-10-10T15:01:00Z">
        <w:r>
          <w:rPr>
            <w:rFonts w:ascii="Times New Roman" w:hAnsi="Times New Roman" w:cs="Times New Roman"/>
          </w:rPr>
          <w:delText xml:space="preserve">the sympatric populations of </w:delText>
        </w:r>
      </w:del>
      <w:del w:id="259" w:author="Cecilia Estalles" w:date="2025-10-10T15:01:00Z">
        <w:r>
          <w:rPr>
            <w:rFonts w:ascii="Times New Roman" w:hAnsi="Times New Roman" w:cs="Times New Roman"/>
            <w:i/>
            <w:iCs/>
          </w:rPr>
          <w:delText>S. hypoxantha</w:delText>
        </w:r>
      </w:del>
      <w:del w:id="260" w:author="Cecilia Estalles" w:date="2025-10-10T15:01:00Z">
        <w:r>
          <w:rPr>
            <w:rFonts w:ascii="Times New Roman" w:hAnsi="Times New Roman" w:cs="Times New Roman"/>
          </w:rPr>
          <w:delText xml:space="preserve"> and </w:delText>
        </w:r>
      </w:del>
      <w:del w:id="261" w:author="Cecilia Estalles" w:date="2025-10-10T15:01:00Z">
        <w:r>
          <w:rPr>
            <w:rFonts w:ascii="Times New Roman" w:hAnsi="Times New Roman" w:cs="Times New Roman"/>
            <w:i/>
            <w:iCs/>
          </w:rPr>
          <w:delText>S. ruficollis</w:delText>
        </w:r>
      </w:del>
      <w:del w:id="262" w:author="Cecilia Estalles" w:date="2025-10-10T15:01:00Z">
        <w:r>
          <w:rPr>
            <w:rFonts w:ascii="Times New Roman" w:hAnsi="Times New Roman" w:cs="Times New Roman"/>
          </w:rPr>
          <w:delText xml:space="preserve"> in ER (hypox-ER and rufi-ER) differed in the temporal properties of their elements (PC2; t = 5.17, p = 0.0001), rufi-ER shared similar temporal characteristics with the allopatric populations of </w:delText>
        </w:r>
      </w:del>
      <w:del w:id="263" w:author="Cecilia Estalles" w:date="2025-10-10T15:01:00Z">
        <w:r>
          <w:rPr>
            <w:rFonts w:ascii="Times New Roman" w:hAnsi="Times New Roman" w:cs="Times New Roman"/>
            <w:i/>
            <w:iCs/>
          </w:rPr>
          <w:delText>S. hypoxantha</w:delText>
        </w:r>
      </w:del>
      <w:del w:id="264" w:author="Cecilia Estalles" w:date="2025-10-10T15:01:00Z">
        <w:r>
          <w:rPr>
            <w:rFonts w:ascii="Times New Roman" w:hAnsi="Times New Roman" w:cs="Times New Roman"/>
          </w:rPr>
          <w:delText xml:space="preserve"> in EI and MC (post hoc comparisons: t = 1.46, p = 0.87, and t = 0.67, p = 0.99 respectively; see details in Figure 5A and Supplementary Table 10B).</w:delText>
        </w:r>
      </w:del>
      <w:r>
        <w:rPr>
          <w:rFonts w:ascii="Times New Roman" w:hAnsi="Times New Roman" w:cs="Times New Roman"/>
        </w:rPr>
        <w:t xml:space="preserve"> Finally, populations were highly similar in the acoustic parameters describing element type (PC3).</w:t>
      </w:r>
    </w:p>
    <w:p>
      <w:pPr>
        <w:spacing w:line="480" w:lineRule="auto"/>
        <w:rPr>
          <w:rFonts w:ascii="Times New Roman" w:hAnsi="Times New Roman" w:cs="Times New Roman"/>
        </w:rPr>
      </w:pPr>
      <w:r>
        <w:rPr>
          <w:rFonts w:ascii="Times New Roman" w:hAnsi="Times New Roman" w:cs="Times New Roman"/>
        </w:rPr>
        <w:t xml:space="preserve">When shifting the analysis to the song level, the general acoustic properties of simple songs (captured by PC1) appeared broadly uniform across all southern capuchino populations, in contrast to the divergence observed at the element level. However, sympatric populations exhibited marked temporal differentiation (PC2), with no overlap in song timing across any pairwise comparisons between sympatric populations (see Figure 5B and details in Supplementary Table 11B). For instance, the songs of </w:t>
      </w:r>
      <w:r>
        <w:rPr>
          <w:rFonts w:ascii="Times New Roman" w:hAnsi="Times New Roman" w:cs="Times New Roman"/>
          <w:i/>
          <w:iCs/>
        </w:rPr>
        <w:t>S. hypoxantha</w:t>
      </w:r>
      <w:r>
        <w:rPr>
          <w:rFonts w:ascii="Times New Roman" w:hAnsi="Times New Roman" w:cs="Times New Roman"/>
        </w:rPr>
        <w:t xml:space="preserve"> from EI (hypox-EI) differed significantly in their temporal structure from those of the sympatric </w:t>
      </w:r>
      <w:r>
        <w:rPr>
          <w:rFonts w:ascii="Times New Roman" w:hAnsi="Times New Roman" w:cs="Times New Roman"/>
          <w:i/>
          <w:iCs/>
        </w:rPr>
        <w:t>S. iberaensis</w:t>
      </w:r>
      <w:r>
        <w:rPr>
          <w:rFonts w:ascii="Times New Roman" w:hAnsi="Times New Roman" w:cs="Times New Roman"/>
        </w:rPr>
        <w:t xml:space="preserve"> and </w:t>
      </w:r>
      <w:r>
        <w:rPr>
          <w:rFonts w:ascii="Times New Roman" w:hAnsi="Times New Roman" w:cs="Times New Roman"/>
          <w:i/>
          <w:iCs/>
        </w:rPr>
        <w:t>S. palustris</w:t>
      </w:r>
      <w:r>
        <w:rPr>
          <w:rFonts w:ascii="Times New Roman" w:hAnsi="Times New Roman" w:cs="Times New Roman"/>
        </w:rPr>
        <w:t xml:space="preserve"> at the same locality (post hoc comparisons: t = 3.6, p = 0.02 in both cases). A similar pattern was observed for the sympatric populations of </w:t>
      </w:r>
      <w:r>
        <w:rPr>
          <w:rFonts w:ascii="Times New Roman" w:hAnsi="Times New Roman" w:cs="Times New Roman"/>
          <w:i/>
          <w:iCs/>
        </w:rPr>
        <w:t>S. hypoxantha</w:t>
      </w:r>
      <w:r>
        <w:rPr>
          <w:rFonts w:ascii="Times New Roman" w:hAnsi="Times New Roman" w:cs="Times New Roman"/>
        </w:rPr>
        <w:t xml:space="preserve"> and </w:t>
      </w:r>
      <w:r>
        <w:rPr>
          <w:rFonts w:ascii="Times New Roman" w:hAnsi="Times New Roman" w:cs="Times New Roman"/>
          <w:i/>
          <w:iCs/>
        </w:rPr>
        <w:t>S. ruficollis</w:t>
      </w:r>
      <w:r>
        <w:rPr>
          <w:rFonts w:ascii="Times New Roman" w:hAnsi="Times New Roman" w:cs="Times New Roman"/>
        </w:rPr>
        <w:t xml:space="preserve"> in ER and MC (hypox-ER vs. rufi-ER: t = 3.61, p = 0.02; hypox-MC vs. rufi-MC: t = 3.39, p = 0.03). In contrast, hypox-EI—the only </w:t>
      </w:r>
      <w:r>
        <w:rPr>
          <w:rFonts w:ascii="Times New Roman" w:hAnsi="Times New Roman" w:cs="Times New Roman"/>
          <w:i/>
          <w:iCs/>
        </w:rPr>
        <w:t>S. hypoxantha</w:t>
      </w:r>
      <w:r>
        <w:rPr>
          <w:rFonts w:ascii="Times New Roman" w:hAnsi="Times New Roman" w:cs="Times New Roman"/>
        </w:rPr>
        <w:t xml:space="preserve"> population in this study that was allopatric with </w:t>
      </w:r>
      <w:r>
        <w:rPr>
          <w:rFonts w:ascii="Times New Roman" w:hAnsi="Times New Roman" w:cs="Times New Roman"/>
          <w:i/>
          <w:iCs/>
        </w:rPr>
        <w:t>S. ruficollis</w:t>
      </w:r>
      <w:r>
        <w:rPr>
          <w:rFonts w:ascii="Times New Roman" w:hAnsi="Times New Roman" w:cs="Times New Roman"/>
        </w:rPr>
        <w:t xml:space="preserve">—showed high temporal overlap with all </w:t>
      </w:r>
      <w:r>
        <w:rPr>
          <w:rFonts w:ascii="Times New Roman" w:hAnsi="Times New Roman" w:cs="Times New Roman"/>
          <w:i/>
          <w:iCs/>
        </w:rPr>
        <w:t xml:space="preserve">S. ruficollis </w:t>
      </w:r>
      <w:r>
        <w:rPr>
          <w:rFonts w:ascii="Times New Roman" w:hAnsi="Times New Roman" w:cs="Times New Roman"/>
        </w:rPr>
        <w:t xml:space="preserve">populations (post hoc comparisons: t = 0.02 – 0.3, p = 0.1 in all contrast between hypox-EI and a </w:t>
      </w:r>
      <w:r>
        <w:rPr>
          <w:rFonts w:ascii="Times New Roman" w:hAnsi="Times New Roman" w:cs="Times New Roman"/>
          <w:i/>
          <w:iCs/>
        </w:rPr>
        <w:t>S. ruficollis</w:t>
      </w:r>
      <w:r>
        <w:rPr>
          <w:rFonts w:ascii="Times New Roman" w:hAnsi="Times New Roman" w:cs="Times New Roman"/>
        </w:rPr>
        <w:t xml:space="preserve"> population). Finally, the </w:t>
      </w:r>
      <w:r>
        <w:rPr>
          <w:rFonts w:ascii="Times New Roman" w:hAnsi="Times New Roman" w:cs="Times New Roman"/>
          <w:i/>
          <w:iCs/>
        </w:rPr>
        <w:t>meanpeakf</w:t>
      </w:r>
      <w:r>
        <w:rPr>
          <w:rFonts w:ascii="Times New Roman" w:hAnsi="Times New Roman" w:cs="Times New Roman"/>
        </w:rPr>
        <w:t xml:space="preserve"> of the simple songs (PC3) varied among some populations, but without a clear pattern of acoustic displacement (Figure 5B, Supplementary Table 11B).</w:t>
      </w:r>
    </w:p>
    <w:p>
      <w:pPr>
        <w:spacing w:line="480" w:lineRule="auto"/>
        <w:rPr>
          <w:rFonts w:ascii="Times New Roman" w:hAnsi="Times New Roman" w:cs="Times New Roman"/>
        </w:rPr>
      </w:pPr>
      <w:r>
        <w:rPr>
          <w:rFonts w:ascii="Times New Roman" w:hAnsi="Times New Roman" w:cs="Times New Roman"/>
        </w:rPr>
        <w:t>Complex songs were more similar across populations than simple songs, showing no evidence of divergent character displacement. The patterns mirrored those observed at the species level, highlighting the importance of species identity (Supplementary Figure 2A, Supplementary Table 12).</w:t>
      </w:r>
      <w:r>
        <w:rPr>
          <w:rFonts w:ascii="Times New Roman" w:hAnsi="Times New Roman" w:cs="Times New Roman"/>
          <w:b/>
          <w:bCs/>
        </w:rPr>
        <w:t xml:space="preserve"> </w:t>
      </w:r>
      <w:r>
        <w:rPr>
          <w:rFonts w:ascii="Times New Roman" w:hAnsi="Times New Roman" w:cs="Times New Roman"/>
        </w:rPr>
        <w:t xml:space="preserve">Song-level analyses revealed even greater similarity in the acoustic properties of complex songs across populations, with temporal differentiation detected only in </w:t>
      </w:r>
      <w:r>
        <w:rPr>
          <w:rFonts w:ascii="Times New Roman" w:hAnsi="Times New Roman" w:cs="Times New Roman"/>
          <w:i/>
          <w:iCs/>
        </w:rPr>
        <w:t>S. palustris</w:t>
      </w:r>
      <w:r>
        <w:rPr>
          <w:rFonts w:ascii="Times New Roman" w:hAnsi="Times New Roman" w:cs="Times New Roman"/>
        </w:rPr>
        <w:t xml:space="preserve"> from EI (pal-EI), which differed significantly from all other populations—also consistent with species-level results (PC2; Supplementary </w:t>
      </w:r>
      <w:commentRangeStart w:id="37"/>
      <w:r>
        <w:rPr>
          <w:rFonts w:ascii="Times New Roman" w:hAnsi="Times New Roman" w:cs="Times New Roman"/>
        </w:rPr>
        <w:t xml:space="preserve">Figure </w:t>
      </w:r>
      <w:del w:id="265" w:author="Cecilia Estalles" w:date="2025-10-10T15:09:00Z">
        <w:r>
          <w:rPr>
            <w:rFonts w:ascii="Times New Roman" w:hAnsi="Times New Roman" w:cs="Times New Roman"/>
          </w:rPr>
          <w:delText>4B</w:delText>
        </w:r>
        <w:commentRangeEnd w:id="37"/>
      </w:del>
      <w:del w:id="266" w:author="Cecilia Estalles" w:date="2025-10-10T15:09:00Z">
        <w:r>
          <w:rPr>
            <w:rStyle w:val="14"/>
            <w:kern w:val="0"/>
            <w14:ligatures w14:val="none"/>
          </w:rPr>
          <w:commentReference w:id="37"/>
        </w:r>
      </w:del>
      <w:ins w:id="267" w:author="Cecilia Estalles" w:date="2025-10-10T15:09:00Z">
        <w:r>
          <w:rPr>
            <w:rFonts w:ascii="Times New Roman" w:hAnsi="Times New Roman" w:cs="Times New Roman"/>
          </w:rPr>
          <w:t>2B</w:t>
        </w:r>
      </w:ins>
      <w:r>
        <w:rPr>
          <w:rFonts w:ascii="Times New Roman" w:hAnsi="Times New Roman" w:cs="Times New Roman"/>
        </w:rPr>
        <w:t>, Supplementary Table 12B).</w:t>
      </w:r>
    </w:p>
    <w:p>
      <w:pPr>
        <w:spacing w:line="480" w:lineRule="auto"/>
        <w:rPr>
          <w:rFonts w:ascii="Times New Roman" w:hAnsi="Times New Roman" w:cs="Times New Roman"/>
          <w:b/>
          <w:bCs/>
        </w:rPr>
      </w:pPr>
      <w:r>
        <w:rPr>
          <w:rFonts w:ascii="Times New Roman" w:hAnsi="Times New Roman" w:cs="Times New Roman"/>
          <w:b/>
          <w:bCs/>
        </w:rPr>
        <w:t>Geographic distance</w:t>
      </w:r>
    </w:p>
    <w:p>
      <w:pPr>
        <w:spacing w:line="480" w:lineRule="auto"/>
        <w:rPr>
          <w:ins w:id="268" w:author="Cecilia Estalles" w:date="2026-01-26T10:59:00Z"/>
          <w:rFonts w:ascii="Times New Roman" w:hAnsi="Times New Roman" w:cs="Times New Roman"/>
        </w:rPr>
      </w:pPr>
      <w:ins w:id="269" w:author="Cecilia Estalles" w:date="2026-01-26T10:59:00Z">
        <w:bookmarkStart w:id="4" w:name="_Hlk172822225"/>
        <w:r>
          <w:rPr>
            <w:rFonts w:ascii="Times New Roman" w:hAnsi="Times New Roman" w:cs="Times New Roman"/>
          </w:rPr>
          <w:t>We tested whether acoustic dissimilarity between individuals increases with geographic distance between recording locations using MRM, including information of species and individual identity. For simple songs analyzed at the song level, we found a modest but significant positive effect of geographic distance on overall acoustic structure, as summarized by PC1 (coef = +0.00065, p &lt; 0.001). Species identity had a negative effect on acoustic distance (coef = –0.0936, p = 0.0002), whereas individual identity showed a strong positive effect (coef = +0.1669, p &lt; 0.001). In contrast, geographic distance did not explain variation in the temporal or frequency-related properties of simple songs (PC2 and PC3), for which only species and individual identity were associated with acoustic distance (coef = –0.000059 and –0.000033; p = 0.42 and 0.51, respectively) (</w:t>
        </w:r>
      </w:ins>
      <w:ins w:id="270" w:author="Cecilia Estalles" w:date="2026-01-26T11:03:00Z">
        <w:r>
          <w:rPr>
            <w:rFonts w:ascii="Times New Roman" w:hAnsi="Times New Roman" w:cs="Times New Roman"/>
            <w:lang w:val="en-CA"/>
          </w:rPr>
          <w:t>Supplementary Table 14</w:t>
        </w:r>
      </w:ins>
      <w:ins w:id="271" w:author="Cecilia Estalles" w:date="2026-01-26T10:59:00Z">
        <w:r>
          <w:rPr>
            <w:rFonts w:ascii="Times New Roman" w:hAnsi="Times New Roman" w:cs="Times New Roman"/>
          </w:rPr>
          <w:t>). For complex songs, both the general acoustic structure (PC1) and the temporal properties of entire songs (PC2) showed a subtle increase in acoustic differentiation with geographic distance (PC1</w:t>
        </w:r>
      </w:ins>
      <w:ins w:id="272" w:author="Cecilia Estalles" w:date="2026-01-26T11:04:00Z">
        <w:r>
          <w:rPr>
            <w:rFonts w:ascii="Times New Roman" w:hAnsi="Times New Roman" w:cs="Times New Roman"/>
          </w:rPr>
          <w:t xml:space="preserve">and PC2; </w:t>
        </w:r>
      </w:ins>
      <w:ins w:id="273" w:author="Cecilia Estalles" w:date="2026-01-26T10:59:00Z">
        <w:r>
          <w:rPr>
            <w:rFonts w:ascii="Times New Roman" w:hAnsi="Times New Roman" w:cs="Times New Roman"/>
          </w:rPr>
          <w:t>coef = +0.000193, p = 0.032</w:t>
        </w:r>
      </w:ins>
      <w:ins w:id="274" w:author="Cecilia Estalles" w:date="2026-01-26T11:04:00Z">
        <w:r>
          <w:rPr>
            <w:rFonts w:ascii="Times New Roman" w:hAnsi="Times New Roman" w:cs="Times New Roman"/>
          </w:rPr>
          <w:t xml:space="preserve"> and</w:t>
        </w:r>
      </w:ins>
      <w:ins w:id="275" w:author="Cecilia Estalles" w:date="2026-01-26T10:59:00Z">
        <w:r>
          <w:rPr>
            <w:rFonts w:ascii="Times New Roman" w:hAnsi="Times New Roman" w:cs="Times New Roman"/>
          </w:rPr>
          <w:t xml:space="preserve"> coef = –0.0002005, p = 0.0019</w:t>
        </w:r>
      </w:ins>
      <w:ins w:id="276" w:author="Cecilia Estalles" w:date="2026-01-26T11:04:00Z">
        <w:r>
          <w:rPr>
            <w:rFonts w:ascii="Times New Roman" w:hAnsi="Times New Roman" w:cs="Times New Roman"/>
          </w:rPr>
          <w:t>, respectively</w:t>
        </w:r>
      </w:ins>
      <w:ins w:id="277" w:author="Cecilia Estalles" w:date="2026-01-26T10:59:00Z">
        <w:r>
          <w:rPr>
            <w:rFonts w:ascii="Times New Roman" w:hAnsi="Times New Roman" w:cs="Times New Roman"/>
          </w:rPr>
          <w:t>). In contrast, geographic distance was not associated with variation in the frequency-related components of complex songs (PC3</w:t>
        </w:r>
      </w:ins>
      <w:ins w:id="278" w:author="Cecilia Estalles" w:date="2026-01-26T11:04:00Z">
        <w:r>
          <w:rPr>
            <w:rFonts w:ascii="Times New Roman" w:hAnsi="Times New Roman" w:cs="Times New Roman"/>
          </w:rPr>
          <w:t xml:space="preserve">; </w:t>
        </w:r>
      </w:ins>
      <w:ins w:id="279" w:author="Cecilia Estalles" w:date="2026-01-26T10:59:00Z">
        <w:r>
          <w:rPr>
            <w:rFonts w:ascii="Times New Roman" w:hAnsi="Times New Roman" w:cs="Times New Roman"/>
          </w:rPr>
          <w:t>coef = +0.00012, p = 0.163). Species identity showed a strong association with PC2, while individual identity exhibited a particularly strong association with the frequency properties summarized in PC3 (</w:t>
        </w:r>
      </w:ins>
      <w:ins w:id="280" w:author="Cecilia Estalles" w:date="2026-01-26T11:03:00Z">
        <w:r>
          <w:rPr>
            <w:rFonts w:ascii="Times New Roman" w:hAnsi="Times New Roman" w:cs="Times New Roman"/>
            <w:lang w:val="en-CA"/>
          </w:rPr>
          <w:t xml:space="preserve">Supplementary Table </w:t>
        </w:r>
      </w:ins>
      <w:ins w:id="281" w:author="Cecilia Estalles" w:date="2026-01-26T11:03:00Z">
        <w:r>
          <w:rPr>
            <w:rFonts w:ascii="Times New Roman" w:hAnsi="Times New Roman" w:cs="Times New Roman"/>
          </w:rPr>
          <w:t>14</w:t>
        </w:r>
      </w:ins>
      <w:ins w:id="282" w:author="Cecilia Estalles" w:date="2026-01-26T10:59:00Z">
        <w:r>
          <w:rPr>
            <w:rFonts w:ascii="Times New Roman" w:hAnsi="Times New Roman" w:cs="Times New Roman"/>
          </w:rPr>
          <w:t>).</w:t>
        </w:r>
      </w:ins>
    </w:p>
    <w:p>
      <w:pPr>
        <w:spacing w:line="480" w:lineRule="auto"/>
        <w:rPr>
          <w:del w:id="283" w:author="Cecilia Estalles" w:date="2026-01-26T11:02:00Z"/>
          <w:rFonts w:ascii="Times New Roman" w:hAnsi="Times New Roman" w:cs="Times New Roman"/>
          <w:lang w:val="en-CA"/>
        </w:rPr>
      </w:pPr>
      <w:ins w:id="284" w:author="Cecilia Estalles" w:date="2026-01-09T16:55:00Z">
        <w:r>
          <w:rPr>
            <w:rFonts w:ascii="Times New Roman" w:hAnsi="Times New Roman" w:cs="Times New Roman"/>
          </w:rPr>
          <w:t>In addition, we used Mantel tests to assess this relationship separately for each species.</w:t>
        </w:r>
      </w:ins>
      <w:del w:id="285" w:author="Cecilia Estalles" w:date="2026-01-09T16:55:00Z">
        <w:r>
          <w:rPr>
            <w:rFonts w:ascii="Times New Roman" w:hAnsi="Times New Roman" w:cs="Times New Roman"/>
            <w:lang w:val="en-CA"/>
          </w:rPr>
          <w:delText xml:space="preserve">We explored the relationship </w:delText>
        </w:r>
        <w:commentRangeStart w:id="38"/>
        <w:r>
          <w:rPr>
            <w:rFonts w:ascii="Times New Roman" w:hAnsi="Times New Roman" w:cs="Times New Roman"/>
            <w:lang w:val="en-CA"/>
          </w:rPr>
          <w:delText>between geographic and acoustic d</w:delText>
        </w:r>
      </w:del>
      <w:del w:id="286" w:author="Cecilia Estalles" w:date="2026-01-09T16:48:00Z">
        <w:r>
          <w:rPr>
            <w:rFonts w:ascii="Times New Roman" w:hAnsi="Times New Roman" w:cs="Times New Roman"/>
            <w:lang w:val="en-CA"/>
          </w:rPr>
          <w:delText>istance</w:delText>
        </w:r>
        <w:commentRangeEnd w:id="38"/>
      </w:del>
      <w:del w:id="287" w:author="Cecilia Estalles" w:date="2026-01-09T16:48:00Z">
        <w:r>
          <w:rPr>
            <w:rStyle w:val="14"/>
            <w:kern w:val="0"/>
            <w14:ligatures w14:val="none"/>
          </w:rPr>
          <w:commentReference w:id="38"/>
        </w:r>
      </w:del>
      <w:del w:id="288" w:author="Cecilia Estalles" w:date="2026-01-09T16:48:00Z">
        <w:r>
          <w:rPr>
            <w:rFonts w:ascii="Times New Roman" w:hAnsi="Times New Roman" w:cs="Times New Roman"/>
            <w:lang w:val="en-CA"/>
          </w:rPr>
          <w:delText xml:space="preserve">. </w:delText>
        </w:r>
      </w:del>
      <w:r>
        <w:rPr>
          <w:rFonts w:ascii="Times New Roman" w:hAnsi="Times New Roman" w:cs="Times New Roman"/>
          <w:lang w:val="en-CA"/>
        </w:rPr>
        <w:t xml:space="preserve">As expected, for simple songs, vocalizations of </w:t>
      </w:r>
      <w:r>
        <w:rPr>
          <w:rFonts w:ascii="Times New Roman" w:hAnsi="Times New Roman" w:cs="Times New Roman"/>
          <w:i/>
          <w:iCs/>
          <w:lang w:val="en-CA"/>
        </w:rPr>
        <w:t>S. iberaensis</w:t>
      </w:r>
      <w:r>
        <w:rPr>
          <w:rFonts w:ascii="Times New Roman" w:hAnsi="Times New Roman" w:cs="Times New Roman"/>
          <w:lang w:val="en-CA"/>
        </w:rPr>
        <w:t xml:space="preserve"> and </w:t>
      </w:r>
      <w:r>
        <w:rPr>
          <w:rFonts w:ascii="Times New Roman" w:hAnsi="Times New Roman" w:cs="Times New Roman"/>
          <w:i/>
          <w:iCs/>
          <w:lang w:val="en-CA"/>
        </w:rPr>
        <w:t>S. palustris</w:t>
      </w:r>
      <w:ins w:id="289" w:author="Cecilia Estalles" w:date="2026-01-26T11:00:00Z">
        <w:r>
          <w:rPr>
            <w:rFonts w:ascii="Times New Roman" w:hAnsi="Times New Roman" w:cs="Times New Roman"/>
            <w:lang w:val="en-CA"/>
          </w:rPr>
          <w:t xml:space="preserve"> (</w:t>
        </w:r>
      </w:ins>
      <w:del w:id="290" w:author="Cecilia Estalles" w:date="2026-01-26T11:00:00Z">
        <w:r>
          <w:rPr>
            <w:rFonts w:ascii="Times New Roman" w:hAnsi="Times New Roman" w:cs="Times New Roman"/>
            <w:lang w:val="en-CA"/>
          </w:rPr>
          <w:delText>—</w:delText>
        </w:r>
      </w:del>
      <w:r>
        <w:rPr>
          <w:rFonts w:ascii="Times New Roman" w:hAnsi="Times New Roman" w:cs="Times New Roman"/>
          <w:lang w:val="en-CA"/>
        </w:rPr>
        <w:t>both sampled at a single locality</w:t>
      </w:r>
      <w:ins w:id="291" w:author="Cecilia Estalles" w:date="2026-01-26T11:00:00Z">
        <w:r>
          <w:rPr>
            <w:rFonts w:ascii="Times New Roman" w:hAnsi="Times New Roman" w:cs="Times New Roman"/>
            <w:lang w:val="en-CA"/>
          </w:rPr>
          <w:t>)</w:t>
        </w:r>
      </w:ins>
      <w:del w:id="292" w:author="Cecilia Estalles" w:date="2026-01-26T11:00:00Z">
        <w:r>
          <w:rPr>
            <w:rFonts w:ascii="Times New Roman" w:hAnsi="Times New Roman" w:cs="Times New Roman"/>
            <w:lang w:val="en-CA"/>
          </w:rPr>
          <w:delText>—</w:delText>
        </w:r>
      </w:del>
      <w:ins w:id="293" w:author="Cecilia Estalles" w:date="2026-01-26T11:00:00Z">
        <w:r>
          <w:rPr>
            <w:rFonts w:ascii="Times New Roman" w:hAnsi="Times New Roman" w:cs="Times New Roman"/>
            <w:lang w:val="en-CA"/>
          </w:rPr>
          <w:t xml:space="preserve"> </w:t>
        </w:r>
      </w:ins>
      <w:r>
        <w:rPr>
          <w:rFonts w:ascii="Times New Roman" w:hAnsi="Times New Roman" w:cs="Times New Roman"/>
          <w:lang w:val="en-CA"/>
        </w:rPr>
        <w:t xml:space="preserve">did not vary with geographic distance (Mantel test: </w:t>
      </w:r>
      <w:r>
        <w:rPr>
          <w:rFonts w:ascii="Times New Roman" w:hAnsi="Times New Roman" w:cs="Times New Roman"/>
          <w:i/>
          <w:iCs/>
          <w:lang w:val="en-CA"/>
        </w:rPr>
        <w:t>r</w:t>
      </w:r>
      <w:r>
        <w:rPr>
          <w:rFonts w:ascii="Times New Roman" w:hAnsi="Times New Roman" w:cs="Times New Roman"/>
          <w:lang w:val="en-CA"/>
        </w:rPr>
        <w:t xml:space="preserve"> ≤ |0.2|, </w:t>
      </w:r>
      <w:r>
        <w:rPr>
          <w:rFonts w:ascii="Times New Roman" w:hAnsi="Times New Roman" w:cs="Times New Roman"/>
          <w:i/>
          <w:iCs/>
          <w:lang w:val="en-CA"/>
        </w:rPr>
        <w:t>p</w:t>
      </w:r>
      <w:r>
        <w:rPr>
          <w:rFonts w:ascii="Times New Roman" w:hAnsi="Times New Roman" w:cs="Times New Roman"/>
          <w:lang w:val="en-CA"/>
        </w:rPr>
        <w:t xml:space="preserve"> ≥ 0.07 in all cases). In contrast, </w:t>
      </w:r>
      <w:r>
        <w:rPr>
          <w:rFonts w:ascii="Times New Roman" w:hAnsi="Times New Roman" w:cs="Times New Roman"/>
          <w:i/>
          <w:iCs/>
          <w:lang w:val="en-CA"/>
        </w:rPr>
        <w:t>S. ruficollis</w:t>
      </w:r>
      <w:r>
        <w:rPr>
          <w:rFonts w:ascii="Times New Roman" w:hAnsi="Times New Roman" w:cs="Times New Roman"/>
          <w:lang w:val="en-CA"/>
        </w:rPr>
        <w:t xml:space="preserve"> (recorded at four localities) showed a strong and significant correlation between </w:t>
      </w:r>
      <w:del w:id="294" w:author="Cecilia Estalles" w:date="2025-10-10T15:20:00Z">
        <w:commentRangeStart w:id="39"/>
        <w:commentRangeStart w:id="40"/>
        <w:commentRangeStart w:id="41"/>
        <w:r>
          <w:rPr>
            <w:rFonts w:ascii="Times New Roman" w:hAnsi="Times New Roman" w:cs="Times New Roman"/>
            <w:lang w:val="en-CA"/>
          </w:rPr>
          <w:delText>variation</w:delText>
        </w:r>
        <w:commentRangeEnd w:id="39"/>
      </w:del>
      <w:del w:id="295" w:author="Cecilia Estalles" w:date="2025-10-10T15:20:00Z">
        <w:r>
          <w:rPr>
            <w:rStyle w:val="14"/>
            <w:kern w:val="0"/>
            <w14:ligatures w14:val="none"/>
          </w:rPr>
          <w:commentReference w:id="39"/>
        </w:r>
        <w:commentRangeEnd w:id="40"/>
      </w:del>
      <w:del w:id="296" w:author="Cecilia Estalles" w:date="2025-10-10T15:20:00Z">
        <w:r>
          <w:rPr>
            <w:rStyle w:val="14"/>
            <w:kern w:val="0"/>
            <w14:ligatures w14:val="none"/>
          </w:rPr>
          <w:commentReference w:id="40"/>
        </w:r>
        <w:commentRangeEnd w:id="41"/>
      </w:del>
      <w:r>
        <w:rPr>
          <w:rStyle w:val="14"/>
          <w:kern w:val="0"/>
          <w14:ligatures w14:val="none"/>
        </w:rPr>
        <w:commentReference w:id="41"/>
      </w:r>
      <w:del w:id="297" w:author="Cecilia Estalles" w:date="2025-10-10T15:20:00Z">
        <w:r>
          <w:rPr>
            <w:rFonts w:ascii="Times New Roman" w:hAnsi="Times New Roman" w:cs="Times New Roman"/>
            <w:lang w:val="en-CA"/>
          </w:rPr>
          <w:delText xml:space="preserve"> </w:delText>
        </w:r>
      </w:del>
      <w:del w:id="298" w:author="Cecilia Estalles" w:date="2025-10-10T15:21:00Z">
        <w:r>
          <w:rPr>
            <w:rFonts w:ascii="Times New Roman" w:hAnsi="Times New Roman" w:cs="Times New Roman"/>
            <w:lang w:val="en-CA"/>
          </w:rPr>
          <w:delText xml:space="preserve">in </w:delText>
        </w:r>
      </w:del>
      <w:r>
        <w:rPr>
          <w:rFonts w:ascii="Times New Roman" w:hAnsi="Times New Roman" w:cs="Times New Roman"/>
          <w:lang w:val="en-CA"/>
        </w:rPr>
        <w:t xml:space="preserve">the </w:t>
      </w:r>
      <w:ins w:id="299" w:author="Cecilia Estalles" w:date="2025-10-10T15:21:00Z">
        <w:r>
          <w:rPr>
            <w:rFonts w:ascii="Times New Roman" w:hAnsi="Times New Roman" w:cs="Times New Roman"/>
            <w:lang w:val="en-CA"/>
          </w:rPr>
          <w:t xml:space="preserve">distance in the </w:t>
        </w:r>
      </w:ins>
      <w:r>
        <w:rPr>
          <w:rFonts w:ascii="Times New Roman" w:hAnsi="Times New Roman" w:cs="Times New Roman"/>
          <w:lang w:val="en-CA"/>
        </w:rPr>
        <w:t>integral properties of simple songs (PC1) and geographic distance when including the population from Salta (rufi-S</w:t>
      </w:r>
      <w:ins w:id="300" w:author="Cecilia Estalles" w:date="2025-10-10T15:18:00Z">
        <w:r>
          <w:rPr>
            <w:rFonts w:ascii="Times New Roman" w:hAnsi="Times New Roman" w:cs="Times New Roman"/>
            <w:lang w:val="en-CA"/>
          </w:rPr>
          <w:t>;</w:t>
        </w:r>
      </w:ins>
      <w:del w:id="301" w:author="Cecilia Estalles" w:date="2025-10-10T15:18:00Z">
        <w:r>
          <w:rPr>
            <w:rFonts w:ascii="Times New Roman" w:hAnsi="Times New Roman" w:cs="Times New Roman"/>
            <w:lang w:val="en-CA"/>
          </w:rPr>
          <w:delText>) (</w:delText>
        </w:r>
      </w:del>
      <w:r>
        <w:rPr>
          <w:rFonts w:ascii="Times New Roman" w:hAnsi="Times New Roman" w:cs="Times New Roman"/>
          <w:i/>
          <w:iCs/>
          <w:lang w:val="en-CA"/>
        </w:rPr>
        <w:t>r</w:t>
      </w:r>
      <w:r>
        <w:rPr>
          <w:rFonts w:ascii="Times New Roman" w:hAnsi="Times New Roman" w:cs="Times New Roman"/>
          <w:lang w:val="en-CA"/>
        </w:rPr>
        <w:t xml:space="preserve"> = 0.5, </w:t>
      </w:r>
      <w:r>
        <w:rPr>
          <w:rFonts w:ascii="Times New Roman" w:hAnsi="Times New Roman" w:cs="Times New Roman"/>
          <w:i/>
          <w:iCs/>
          <w:lang w:val="en-CA"/>
        </w:rPr>
        <w:t>p</w:t>
      </w:r>
      <w:r>
        <w:rPr>
          <w:rFonts w:ascii="Times New Roman" w:hAnsi="Times New Roman" w:cs="Times New Roman"/>
          <w:lang w:val="en-CA"/>
        </w:rPr>
        <w:t xml:space="preserve"> = 0.0001). However, when rufi-S was excluded, only a weak but </w:t>
      </w:r>
      <w:del w:id="302" w:author="Cecilia Estalles" w:date="2026-01-26T11:01:00Z">
        <w:r>
          <w:rPr>
            <w:rFonts w:ascii="Times New Roman" w:hAnsi="Times New Roman" w:cs="Times New Roman"/>
            <w:lang w:val="en-CA"/>
          </w:rPr>
          <w:delText xml:space="preserve">still </w:delText>
        </w:r>
      </w:del>
      <w:r>
        <w:rPr>
          <w:rFonts w:ascii="Times New Roman" w:hAnsi="Times New Roman" w:cs="Times New Roman"/>
          <w:lang w:val="en-CA"/>
        </w:rPr>
        <w:t xml:space="preserve">significant correlation was </w:t>
      </w:r>
      <w:del w:id="303" w:author="Cecilia Estalles" w:date="2026-01-26T11:01:00Z">
        <w:r>
          <w:rPr>
            <w:rFonts w:ascii="Times New Roman" w:hAnsi="Times New Roman" w:cs="Times New Roman"/>
            <w:lang w:val="en-CA"/>
          </w:rPr>
          <w:delText xml:space="preserve">observed </w:delText>
        </w:r>
      </w:del>
      <w:ins w:id="304" w:author="Cecilia Estalles" w:date="2026-01-26T11:01:00Z">
        <w:r>
          <w:rPr>
            <w:rFonts w:ascii="Times New Roman" w:hAnsi="Times New Roman" w:cs="Times New Roman"/>
            <w:lang w:val="en-CA"/>
          </w:rPr>
          <w:t xml:space="preserve">found </w:t>
        </w:r>
      </w:ins>
      <w:r>
        <w:rPr>
          <w:rFonts w:ascii="Times New Roman" w:hAnsi="Times New Roman" w:cs="Times New Roman"/>
          <w:lang w:val="en-CA"/>
        </w:rPr>
        <w:t xml:space="preserve">between </w:t>
      </w:r>
      <w:del w:id="305" w:author="Cecilia Estalles" w:date="2026-01-26T11:01:00Z">
        <w:r>
          <w:rPr>
            <w:rFonts w:ascii="Times New Roman" w:hAnsi="Times New Roman" w:cs="Times New Roman"/>
            <w:lang w:val="en-CA"/>
          </w:rPr>
          <w:delText xml:space="preserve">both </w:delText>
        </w:r>
      </w:del>
      <w:r>
        <w:rPr>
          <w:rFonts w:ascii="Times New Roman" w:hAnsi="Times New Roman" w:cs="Times New Roman"/>
          <w:lang w:val="en-CA"/>
        </w:rPr>
        <w:t xml:space="preserve">the integral acoustic properties and </w:t>
      </w:r>
      <w:r>
        <w:rPr>
          <w:rFonts w:ascii="Times New Roman" w:hAnsi="Times New Roman" w:cs="Times New Roman"/>
          <w:i/>
          <w:iCs/>
          <w:lang w:val="en-CA"/>
        </w:rPr>
        <w:t>meanpeak</w:t>
      </w:r>
      <w:r>
        <w:rPr>
          <w:rFonts w:ascii="Times New Roman" w:hAnsi="Times New Roman" w:cs="Times New Roman"/>
          <w:lang w:val="en-CA"/>
        </w:rPr>
        <w:t xml:space="preserve"> of the simple songs and geographic distance (PC1 and PC3; Mantel test: </w:t>
      </w:r>
      <w:r>
        <w:rPr>
          <w:rFonts w:ascii="Times New Roman" w:hAnsi="Times New Roman" w:cs="Times New Roman"/>
          <w:i/>
          <w:iCs/>
          <w:lang w:val="en-CA"/>
        </w:rPr>
        <w:t>r</w:t>
      </w:r>
      <w:r>
        <w:rPr>
          <w:rFonts w:ascii="Times New Roman" w:hAnsi="Times New Roman" w:cs="Times New Roman"/>
          <w:lang w:val="en-CA"/>
        </w:rPr>
        <w:t xml:space="preserve"> = 0.07, </w:t>
      </w:r>
      <w:r>
        <w:rPr>
          <w:rFonts w:ascii="Times New Roman" w:hAnsi="Times New Roman" w:cs="Times New Roman"/>
          <w:i/>
          <w:iCs/>
          <w:lang w:val="en-CA"/>
        </w:rPr>
        <w:t>p</w:t>
      </w:r>
      <w:r>
        <w:rPr>
          <w:rFonts w:ascii="Times New Roman" w:hAnsi="Times New Roman" w:cs="Times New Roman"/>
          <w:lang w:val="en-CA"/>
        </w:rPr>
        <w:t xml:space="preserve"> = 0.002, and </w:t>
      </w:r>
      <w:r>
        <w:rPr>
          <w:rFonts w:ascii="Times New Roman" w:hAnsi="Times New Roman" w:cs="Times New Roman"/>
          <w:i/>
          <w:iCs/>
          <w:lang w:val="en-CA"/>
        </w:rPr>
        <w:t>r</w:t>
      </w:r>
      <w:r>
        <w:rPr>
          <w:rFonts w:ascii="Times New Roman" w:hAnsi="Times New Roman" w:cs="Times New Roman"/>
          <w:lang w:val="en-CA"/>
        </w:rPr>
        <w:t xml:space="preserve"> = 0.12, </w:t>
      </w:r>
      <w:r>
        <w:rPr>
          <w:rFonts w:ascii="Times New Roman" w:hAnsi="Times New Roman" w:cs="Times New Roman"/>
          <w:i/>
          <w:iCs/>
          <w:lang w:val="en-CA"/>
        </w:rPr>
        <w:t>p</w:t>
      </w:r>
      <w:r>
        <w:rPr>
          <w:rFonts w:ascii="Times New Roman" w:hAnsi="Times New Roman" w:cs="Times New Roman"/>
          <w:lang w:val="en-CA"/>
        </w:rPr>
        <w:t xml:space="preserve"> = 0.0001, respectively). In </w:t>
      </w:r>
      <w:r>
        <w:rPr>
          <w:rFonts w:ascii="Times New Roman" w:hAnsi="Times New Roman" w:cs="Times New Roman"/>
          <w:i/>
          <w:iCs/>
          <w:lang w:val="en-CA"/>
        </w:rPr>
        <w:t>S. hypoxantha</w:t>
      </w:r>
      <w:r>
        <w:rPr>
          <w:rFonts w:ascii="Times New Roman" w:hAnsi="Times New Roman" w:cs="Times New Roman"/>
          <w:lang w:val="en-CA"/>
        </w:rPr>
        <w:t xml:space="preserve"> (recorded at three localities), we observed a weak correlation between geographic distance and the integral properties of simple songs (PC1), and a moderate correlation with temporal parameters (PC2; Mantel test: </w:t>
      </w:r>
      <w:r>
        <w:rPr>
          <w:rFonts w:ascii="Times New Roman" w:hAnsi="Times New Roman" w:cs="Times New Roman"/>
          <w:i/>
          <w:iCs/>
          <w:lang w:val="en-CA"/>
        </w:rPr>
        <w:t>r</w:t>
      </w:r>
      <w:r>
        <w:rPr>
          <w:rFonts w:ascii="Times New Roman" w:hAnsi="Times New Roman" w:cs="Times New Roman"/>
          <w:lang w:val="en-CA"/>
        </w:rPr>
        <w:t xml:space="preserve"> = 0.07, </w:t>
      </w:r>
      <w:r>
        <w:rPr>
          <w:rFonts w:ascii="Times New Roman" w:hAnsi="Times New Roman" w:cs="Times New Roman"/>
          <w:i/>
          <w:iCs/>
          <w:lang w:val="en-CA"/>
        </w:rPr>
        <w:t>p</w:t>
      </w:r>
      <w:r>
        <w:rPr>
          <w:rFonts w:ascii="Times New Roman" w:hAnsi="Times New Roman" w:cs="Times New Roman"/>
          <w:lang w:val="en-CA"/>
        </w:rPr>
        <w:t xml:space="preserve"> = 0.01, and </w:t>
      </w:r>
      <w:r>
        <w:rPr>
          <w:rFonts w:ascii="Times New Roman" w:hAnsi="Times New Roman" w:cs="Times New Roman"/>
          <w:i/>
          <w:iCs/>
          <w:lang w:val="en-CA"/>
        </w:rPr>
        <w:t>r</w:t>
      </w:r>
      <w:r>
        <w:rPr>
          <w:rFonts w:ascii="Times New Roman" w:hAnsi="Times New Roman" w:cs="Times New Roman"/>
          <w:lang w:val="en-CA"/>
        </w:rPr>
        <w:t xml:space="preserve"> = 0.3, </w:t>
      </w:r>
      <w:r>
        <w:rPr>
          <w:rFonts w:ascii="Times New Roman" w:hAnsi="Times New Roman" w:cs="Times New Roman"/>
          <w:i/>
          <w:iCs/>
          <w:lang w:val="en-CA"/>
        </w:rPr>
        <w:t>p</w:t>
      </w:r>
      <w:r>
        <w:rPr>
          <w:rFonts w:ascii="Times New Roman" w:hAnsi="Times New Roman" w:cs="Times New Roman"/>
          <w:lang w:val="en-CA"/>
        </w:rPr>
        <w:t xml:space="preserve"> = 0.0001, respectively; Supplementary Table </w:t>
      </w:r>
      <w:del w:id="306" w:author="Cecilia Estalles" w:date="2026-01-26T11:03:00Z">
        <w:r>
          <w:rPr>
            <w:rFonts w:ascii="Times New Roman" w:hAnsi="Times New Roman" w:cs="Times New Roman"/>
            <w:lang w:val="en-CA"/>
          </w:rPr>
          <w:delText>14</w:delText>
        </w:r>
      </w:del>
      <w:ins w:id="307" w:author="Cecilia Estalles" w:date="2026-01-26T11:03:00Z">
        <w:r>
          <w:rPr>
            <w:rFonts w:ascii="Times New Roman" w:hAnsi="Times New Roman" w:cs="Times New Roman"/>
            <w:lang w:val="en-CA"/>
          </w:rPr>
          <w:t>15</w:t>
        </w:r>
      </w:ins>
      <w:r>
        <w:rPr>
          <w:rFonts w:ascii="Times New Roman" w:hAnsi="Times New Roman" w:cs="Times New Roman"/>
          <w:lang w:val="en-CA"/>
        </w:rPr>
        <w:t>).</w:t>
      </w:r>
    </w:p>
    <w:p>
      <w:pPr>
        <w:spacing w:line="480" w:lineRule="auto"/>
        <w:rPr>
          <w:rFonts w:ascii="Times New Roman" w:hAnsi="Times New Roman" w:cs="Times New Roman"/>
        </w:rPr>
      </w:pPr>
      <w:r>
        <w:rPr>
          <w:rFonts w:ascii="Times New Roman" w:hAnsi="Times New Roman" w:cs="Times New Roman"/>
          <w:lang w:val="en-CA"/>
        </w:rPr>
        <w:t xml:space="preserve">For complex songs, only </w:t>
      </w:r>
      <w:r>
        <w:rPr>
          <w:rFonts w:ascii="Times New Roman" w:hAnsi="Times New Roman" w:cs="Times New Roman"/>
          <w:i/>
          <w:iCs/>
          <w:lang w:val="en-CA"/>
        </w:rPr>
        <w:t>S. ruficollis</w:t>
      </w:r>
      <w:r>
        <w:rPr>
          <w:rFonts w:ascii="Times New Roman" w:hAnsi="Times New Roman" w:cs="Times New Roman"/>
          <w:lang w:val="en-CA"/>
        </w:rPr>
        <w:t xml:space="preserve"> and </w:t>
      </w:r>
      <w:r>
        <w:rPr>
          <w:rFonts w:ascii="Times New Roman" w:hAnsi="Times New Roman" w:cs="Times New Roman"/>
          <w:i/>
          <w:iCs/>
          <w:lang w:val="en-CA"/>
        </w:rPr>
        <w:t>S. iberaensis</w:t>
      </w:r>
      <w:r>
        <w:rPr>
          <w:rFonts w:ascii="Times New Roman" w:hAnsi="Times New Roman" w:cs="Times New Roman"/>
          <w:lang w:val="en-CA"/>
        </w:rPr>
        <w:t xml:space="preserve"> showed evidence of a positive correlation between acoustic </w:t>
      </w:r>
      <w:del w:id="308" w:author="Cecilia Estalles" w:date="2025-10-10T15:22:00Z">
        <w:commentRangeStart w:id="42"/>
        <w:r>
          <w:rPr>
            <w:rFonts w:ascii="Times New Roman" w:hAnsi="Times New Roman" w:cs="Times New Roman"/>
            <w:lang w:val="en-CA"/>
          </w:rPr>
          <w:delText>variability</w:delText>
        </w:r>
        <w:commentRangeEnd w:id="42"/>
      </w:del>
      <w:del w:id="309" w:author="Cecilia Estalles" w:date="2025-10-10T15:22:00Z">
        <w:r>
          <w:rPr>
            <w:rStyle w:val="14"/>
            <w:kern w:val="0"/>
            <w14:ligatures w14:val="none"/>
          </w:rPr>
          <w:commentReference w:id="42"/>
        </w:r>
      </w:del>
      <w:del w:id="310" w:author="Cecilia Estalles" w:date="2025-10-10T15:22:00Z">
        <w:r>
          <w:rPr>
            <w:rFonts w:ascii="Times New Roman" w:hAnsi="Times New Roman" w:cs="Times New Roman"/>
            <w:lang w:val="en-CA"/>
          </w:rPr>
          <w:delText xml:space="preserve"> </w:delText>
        </w:r>
      </w:del>
      <w:r>
        <w:rPr>
          <w:rFonts w:ascii="Times New Roman" w:hAnsi="Times New Roman" w:cs="Times New Roman"/>
          <w:lang w:val="en-CA"/>
        </w:rPr>
        <w:t xml:space="preserve">and geographic distance. In </w:t>
      </w:r>
      <w:r>
        <w:rPr>
          <w:rFonts w:ascii="Times New Roman" w:hAnsi="Times New Roman" w:cs="Times New Roman"/>
          <w:i/>
          <w:iCs/>
          <w:lang w:val="en-CA"/>
        </w:rPr>
        <w:t>S. iberaensis</w:t>
      </w:r>
      <w:r>
        <w:rPr>
          <w:rFonts w:ascii="Times New Roman" w:hAnsi="Times New Roman" w:cs="Times New Roman"/>
          <w:lang w:val="en-CA"/>
        </w:rPr>
        <w:t xml:space="preserve">, the integral acoustic properties and </w:t>
      </w:r>
      <w:r>
        <w:rPr>
          <w:rFonts w:ascii="Times New Roman" w:hAnsi="Times New Roman" w:cs="Times New Roman"/>
          <w:i/>
          <w:iCs/>
          <w:lang w:val="en-CA"/>
        </w:rPr>
        <w:t>meanpeak</w:t>
      </w:r>
      <w:r>
        <w:rPr>
          <w:rFonts w:ascii="Times New Roman" w:hAnsi="Times New Roman" w:cs="Times New Roman"/>
          <w:lang w:val="en-CA"/>
        </w:rPr>
        <w:t xml:space="preserve"> were weakly correlated with geographic distance, with some intraspecific variation detected in the EI population (PC1 and PC2; Mantel test: </w:t>
      </w:r>
      <w:r>
        <w:rPr>
          <w:rFonts w:ascii="Times New Roman" w:hAnsi="Times New Roman" w:cs="Times New Roman"/>
          <w:i/>
          <w:iCs/>
          <w:lang w:val="en-CA"/>
        </w:rPr>
        <w:t>r</w:t>
      </w:r>
      <w:r>
        <w:rPr>
          <w:rFonts w:ascii="Times New Roman" w:hAnsi="Times New Roman" w:cs="Times New Roman"/>
          <w:lang w:val="en-CA"/>
        </w:rPr>
        <w:t xml:space="preserve"> = 0.13, </w:t>
      </w:r>
      <w:r>
        <w:rPr>
          <w:rFonts w:ascii="Times New Roman" w:hAnsi="Times New Roman" w:cs="Times New Roman"/>
          <w:i/>
          <w:iCs/>
          <w:lang w:val="en-CA"/>
        </w:rPr>
        <w:t>p</w:t>
      </w:r>
      <w:r>
        <w:rPr>
          <w:rFonts w:ascii="Times New Roman" w:hAnsi="Times New Roman" w:cs="Times New Roman"/>
          <w:lang w:val="en-CA"/>
        </w:rPr>
        <w:t xml:space="preserve"> = 0.03, and </w:t>
      </w:r>
      <w:r>
        <w:rPr>
          <w:rFonts w:ascii="Times New Roman" w:hAnsi="Times New Roman" w:cs="Times New Roman"/>
          <w:i/>
          <w:iCs/>
          <w:lang w:val="en-CA"/>
        </w:rPr>
        <w:t>r</w:t>
      </w:r>
      <w:r>
        <w:rPr>
          <w:rFonts w:ascii="Times New Roman" w:hAnsi="Times New Roman" w:cs="Times New Roman"/>
          <w:lang w:val="en-CA"/>
        </w:rPr>
        <w:t xml:space="preserve"> = 0.17, </w:t>
      </w:r>
      <w:r>
        <w:rPr>
          <w:rFonts w:ascii="Times New Roman" w:hAnsi="Times New Roman" w:cs="Times New Roman"/>
          <w:i/>
          <w:iCs/>
          <w:lang w:val="en-CA"/>
        </w:rPr>
        <w:t>p</w:t>
      </w:r>
      <w:r>
        <w:rPr>
          <w:rFonts w:ascii="Times New Roman" w:hAnsi="Times New Roman" w:cs="Times New Roman"/>
          <w:lang w:val="en-CA"/>
        </w:rPr>
        <w:t xml:space="preserve"> = 0.006, respectively). In </w:t>
      </w:r>
      <w:r>
        <w:rPr>
          <w:rFonts w:ascii="Times New Roman" w:hAnsi="Times New Roman" w:cs="Times New Roman"/>
          <w:i/>
          <w:iCs/>
          <w:lang w:val="en-CA"/>
        </w:rPr>
        <w:t>S. ruficollis</w:t>
      </w:r>
      <w:r>
        <w:rPr>
          <w:rFonts w:ascii="Times New Roman" w:hAnsi="Times New Roman" w:cs="Times New Roman"/>
          <w:lang w:val="en-CA"/>
        </w:rPr>
        <w:t xml:space="preserve">, temporal properties moderately varied with geographic distance when the rufi-S population was excluded (PC2; Mantel test: </w:t>
      </w:r>
      <w:r>
        <w:rPr>
          <w:rFonts w:ascii="Times New Roman" w:hAnsi="Times New Roman" w:cs="Times New Roman"/>
          <w:i/>
          <w:iCs/>
          <w:lang w:val="en-CA"/>
        </w:rPr>
        <w:t>r</w:t>
      </w:r>
      <w:r>
        <w:rPr>
          <w:rFonts w:ascii="Times New Roman" w:hAnsi="Times New Roman" w:cs="Times New Roman"/>
          <w:lang w:val="en-CA"/>
        </w:rPr>
        <w:t xml:space="preserve"> = 0.25, </w:t>
      </w:r>
      <w:r>
        <w:rPr>
          <w:rFonts w:ascii="Times New Roman" w:hAnsi="Times New Roman" w:cs="Times New Roman"/>
          <w:i/>
          <w:iCs/>
          <w:lang w:val="en-CA"/>
        </w:rPr>
        <w:t>p</w:t>
      </w:r>
      <w:r>
        <w:rPr>
          <w:rFonts w:ascii="Times New Roman" w:hAnsi="Times New Roman" w:cs="Times New Roman"/>
          <w:lang w:val="en-CA"/>
        </w:rPr>
        <w:t xml:space="preserve"> = 0.02; Supplementary Table </w:t>
      </w:r>
      <w:del w:id="311" w:author="Cecilia Estalles" w:date="2026-01-26T11:03:00Z">
        <w:r>
          <w:rPr>
            <w:rFonts w:ascii="Times New Roman" w:hAnsi="Times New Roman" w:cs="Times New Roman"/>
            <w:lang w:val="en-CA"/>
          </w:rPr>
          <w:delText>14</w:delText>
        </w:r>
      </w:del>
      <w:ins w:id="312" w:author="Cecilia Estalles" w:date="2026-01-26T11:03:00Z">
        <w:r>
          <w:rPr>
            <w:rFonts w:ascii="Times New Roman" w:hAnsi="Times New Roman" w:cs="Times New Roman"/>
            <w:lang w:val="en-CA"/>
          </w:rPr>
          <w:t>15</w:t>
        </w:r>
      </w:ins>
      <w:r>
        <w:rPr>
          <w:rFonts w:ascii="Times New Roman" w:hAnsi="Times New Roman" w:cs="Times New Roman"/>
          <w:lang w:val="en-CA"/>
        </w:rPr>
        <w:t>).</w:t>
      </w:r>
      <w:bookmarkEnd w:id="4"/>
      <w:bookmarkStart w:id="5" w:name="_Hlk172823037"/>
    </w:p>
    <w:bookmarkEnd w:id="5"/>
    <w:p>
      <w:pPr>
        <w:spacing w:line="480" w:lineRule="auto"/>
        <w:rPr>
          <w:rFonts w:ascii="Times New Roman" w:hAnsi="Times New Roman" w:cs="Times New Roman"/>
        </w:rPr>
      </w:pPr>
    </w:p>
    <w:p>
      <w:pPr>
        <w:spacing w:line="480" w:lineRule="auto"/>
        <w:rPr>
          <w:rFonts w:ascii="Times New Roman" w:hAnsi="Times New Roman" w:cs="Times New Roman"/>
          <w:b/>
          <w:bCs/>
        </w:rPr>
      </w:pPr>
      <w:r>
        <w:rPr>
          <w:rFonts w:ascii="Times New Roman" w:hAnsi="Times New Roman" w:cs="Times New Roman"/>
          <w:b/>
          <w:bCs/>
        </w:rPr>
        <w:t>Discussion</w:t>
      </w:r>
    </w:p>
    <w:p>
      <w:pPr>
        <w:spacing w:line="480" w:lineRule="auto"/>
        <w:rPr>
          <w:rFonts w:ascii="Times New Roman" w:hAnsi="Times New Roman" w:eastAsia="Times New Roman" w:cs="Times New Roman"/>
          <w:kern w:val="0"/>
          <w:lang w:val="en-CA"/>
          <w14:ligatures w14:val="none"/>
        </w:rPr>
      </w:pPr>
      <w:bookmarkStart w:id="6" w:name="_Hlk175044861"/>
      <w:r>
        <w:rPr>
          <w:rFonts w:ascii="Times New Roman" w:hAnsi="Times New Roman" w:eastAsia="Times New Roman" w:cs="Times New Roman"/>
          <w:kern w:val="0"/>
          <w:lang w:val="en-CA"/>
          <w14:ligatures w14:val="none"/>
        </w:rPr>
        <w:t xml:space="preserve">The vocalizations of the southern capuchinos were very similar. This pattern likely reflects their close phylogenetic relationship </w:t>
      </w:r>
      <w:r>
        <w:rPr>
          <w:rFonts w:ascii="Times New Roman" w:hAnsi="Times New Roman" w:cs="Times New Roman"/>
        </w:rPr>
        <w:t>(Campagna et al. 2012; Arato and Fitch 2021)</w:t>
      </w:r>
      <w:r>
        <w:rPr>
          <w:rFonts w:ascii="Times New Roman" w:hAnsi="Times New Roman" w:eastAsia="Times New Roman" w:cs="Times New Roman"/>
          <w:kern w:val="0"/>
          <w:lang w:val="en-CA"/>
          <w14:ligatures w14:val="none"/>
        </w:rPr>
        <w:t xml:space="preserve"> and aligns with the low levels of genomic, phenotypic, and ecological differentiation within this radiation </w:t>
      </w:r>
      <w:r>
        <w:rPr>
          <w:rFonts w:ascii="Times New Roman" w:hAnsi="Times New Roman" w:cs="Times New Roman"/>
        </w:rPr>
        <w:t>(Ridgely and Guy 1989; Lijtmaer et al. 2004; Campagna et al. 2012, 2017)</w:t>
      </w:r>
      <w:r>
        <w:rPr>
          <w:rFonts w:ascii="Times New Roman" w:hAnsi="Times New Roman" w:eastAsia="Times New Roman" w:cs="Times New Roman"/>
          <w:kern w:val="0"/>
          <w:lang w:val="en-CA"/>
          <w14:ligatures w14:val="none"/>
        </w:rPr>
        <w:t>. Despite this overall similarity, we identified some acoustic differences that often associated with</w:t>
      </w:r>
      <w:ins w:id="313" w:author="Cecilia Estalles" w:date="2025-10-10T15:23:00Z">
        <w:r>
          <w:rPr>
            <w:rFonts w:ascii="Times New Roman" w:hAnsi="Times New Roman" w:eastAsia="Times New Roman" w:cs="Times New Roman"/>
            <w:kern w:val="0"/>
            <w:lang w:val="en-CA"/>
            <w14:ligatures w14:val="none"/>
          </w:rPr>
          <w:t xml:space="preserve"> </w:t>
        </w:r>
      </w:ins>
      <w:ins w:id="314" w:author="Cecilia Estalles" w:date="2025-10-23T15:02:00Z">
        <w:r>
          <w:rPr>
            <w:rFonts w:ascii="Times New Roman" w:hAnsi="Times New Roman" w:eastAsia="Times New Roman" w:cs="Times New Roman"/>
            <w:kern w:val="0"/>
            <w:lang w:val="en-CA"/>
            <w14:ligatures w14:val="none"/>
          </w:rPr>
          <w:t xml:space="preserve">the </w:t>
        </w:r>
      </w:ins>
      <w:ins w:id="315" w:author="Cecilia Estalles" w:date="2025-10-10T15:22:00Z">
        <w:r>
          <w:rPr>
            <w:rFonts w:ascii="Times New Roman" w:hAnsi="Times New Roman" w:eastAsia="Times New Roman" w:cs="Times New Roman"/>
            <w:kern w:val="0"/>
            <w:lang w:val="en-CA"/>
            <w14:ligatures w14:val="none"/>
          </w:rPr>
          <w:t>re</w:t>
        </w:r>
      </w:ins>
      <w:ins w:id="316" w:author="Cecilia Estalles" w:date="2025-10-10T15:23:00Z">
        <w:r>
          <w:rPr>
            <w:rFonts w:ascii="Times New Roman" w:hAnsi="Times New Roman" w:eastAsia="Times New Roman" w:cs="Times New Roman"/>
            <w:kern w:val="0"/>
            <w:lang w:val="en-CA"/>
            <w14:ligatures w14:val="none"/>
          </w:rPr>
          <w:t>productive</w:t>
        </w:r>
      </w:ins>
      <w:r>
        <w:rPr>
          <w:rFonts w:ascii="Times New Roman" w:hAnsi="Times New Roman" w:eastAsia="Times New Roman" w:cs="Times New Roman"/>
          <w:kern w:val="0"/>
          <w:lang w:val="en-CA"/>
          <w14:ligatures w14:val="none"/>
        </w:rPr>
        <w:t xml:space="preserve"> </w:t>
      </w:r>
      <w:commentRangeStart w:id="43"/>
      <w:r>
        <w:rPr>
          <w:rFonts w:ascii="Times New Roman" w:hAnsi="Times New Roman" w:eastAsia="Times New Roman" w:cs="Times New Roman"/>
          <w:kern w:val="0"/>
          <w:lang w:val="en-CA"/>
          <w14:ligatures w14:val="none"/>
        </w:rPr>
        <w:t>character</w:t>
      </w:r>
      <w:commentRangeEnd w:id="43"/>
      <w:r>
        <w:rPr>
          <w:rStyle w:val="14"/>
          <w:kern w:val="0"/>
          <w14:ligatures w14:val="none"/>
        </w:rPr>
        <w:commentReference w:id="43"/>
      </w:r>
      <w:r>
        <w:rPr>
          <w:rFonts w:ascii="Times New Roman" w:hAnsi="Times New Roman" w:eastAsia="Times New Roman" w:cs="Times New Roman"/>
          <w:kern w:val="0"/>
          <w:lang w:val="en-CA"/>
          <w14:ligatures w14:val="none"/>
        </w:rPr>
        <w:t xml:space="preserve"> displacement </w:t>
      </w:r>
      <w:ins w:id="317" w:author="Cecilia Estalles" w:date="2025-10-10T15:23:00Z">
        <w:r>
          <w:rPr>
            <w:rFonts w:ascii="Times New Roman" w:hAnsi="Times New Roman" w:eastAsia="Times New Roman" w:cs="Times New Roman"/>
            <w:kern w:val="0"/>
            <w:lang w:val="en-CA"/>
            <w14:ligatures w14:val="none"/>
          </w:rPr>
          <w:t xml:space="preserve">hypothesis </w:t>
        </w:r>
      </w:ins>
      <w:r>
        <w:rPr>
          <w:rFonts w:ascii="Times New Roman" w:hAnsi="Times New Roman" w:eastAsia="Times New Roman" w:cs="Times New Roman"/>
          <w:kern w:val="0"/>
          <w:lang w:val="en-CA"/>
          <w14:ligatures w14:val="none"/>
        </w:rPr>
        <w:t xml:space="preserve">and correlated with geographic distance. In sympatry, </w:t>
      </w:r>
      <w:ins w:id="318" w:author="Cecilia Estalles" w:date="2025-10-20T13:24:00Z">
        <w:r>
          <w:rPr>
            <w:rFonts w:ascii="Times New Roman" w:hAnsi="Times New Roman" w:eastAsia="Times New Roman" w:cs="Times New Roman"/>
            <w:kern w:val="0"/>
            <w:lang w:val="en-CA"/>
            <w14:ligatures w14:val="none"/>
          </w:rPr>
          <w:t xml:space="preserve">heterospecific </w:t>
        </w:r>
      </w:ins>
      <w:r>
        <w:rPr>
          <w:rFonts w:ascii="Times New Roman" w:hAnsi="Times New Roman" w:eastAsia="Times New Roman" w:cs="Times New Roman"/>
          <w:kern w:val="0"/>
          <w:lang w:val="en-CA"/>
          <w14:ligatures w14:val="none"/>
        </w:rPr>
        <w:t xml:space="preserve">populations tended to diverge in the acoustic parameters of their simple songs, particularly in temporal features. </w:t>
      </w:r>
      <w:ins w:id="319" w:author="Cecilia Estalles" w:date="2025-10-20T13:23:00Z">
        <w:r>
          <w:rPr>
            <w:rFonts w:ascii="Times New Roman" w:hAnsi="Times New Roman" w:eastAsia="Times New Roman" w:cs="Times New Roman"/>
            <w:kern w:val="0"/>
            <w:lang w:val="en-CA"/>
            <w14:ligatures w14:val="none"/>
          </w:rPr>
          <w:t>Also, t</w:t>
        </w:r>
      </w:ins>
      <w:ins w:id="320" w:author="Cecilia Estalles" w:date="2025-10-20T13:23:00Z">
        <w:r>
          <w:rPr>
            <w:rFonts w:ascii="Times New Roman" w:hAnsi="Times New Roman" w:eastAsia="Times New Roman" w:cs="Times New Roman"/>
            <w:kern w:val="0"/>
            <w14:ligatures w14:val="none"/>
          </w:rPr>
          <w:t>he positive correlations between acoustic and geographic distances among conspecific individuals suggest that song traits are influenced by cultural transmission and the spatial proximity of conspecific males, and may also be shaped by local environmental conditions or community composition throughout the species’ range.</w:t>
        </w:r>
      </w:ins>
      <w:del w:id="321" w:author="Cecilia Estalles" w:date="2025-10-14T11:19:00Z">
        <w:r>
          <w:rPr>
            <w:rFonts w:ascii="Times New Roman" w:hAnsi="Times New Roman" w:eastAsia="Times New Roman" w:cs="Times New Roman"/>
            <w:kern w:val="0"/>
            <w:lang w:val="en-CA"/>
            <w14:ligatures w14:val="none"/>
          </w:rPr>
          <w:delText>In addition, some acoustic variation was correlated with geographic distance between individuals, suggesting that song traits may be influenced by the exchange of acoustic features among sympatric species</w:delText>
        </w:r>
      </w:del>
      <w:del w:id="322" w:author="Cecilia Estalles" w:date="2025-10-10T15:26:00Z">
        <w:r>
          <w:rPr>
            <w:rFonts w:ascii="Times New Roman" w:hAnsi="Times New Roman" w:eastAsia="Times New Roman" w:cs="Times New Roman"/>
            <w:kern w:val="0"/>
            <w:lang w:val="en-CA"/>
            <w14:ligatures w14:val="none"/>
          </w:rPr>
          <w:delText xml:space="preserve"> that likely share a common genetic basis for </w:delText>
        </w:r>
        <w:commentRangeStart w:id="44"/>
        <w:r>
          <w:rPr>
            <w:rFonts w:ascii="Times New Roman" w:hAnsi="Times New Roman" w:eastAsia="Times New Roman" w:cs="Times New Roman"/>
            <w:kern w:val="0"/>
            <w:lang w:val="en-CA"/>
            <w14:ligatures w14:val="none"/>
          </w:rPr>
          <w:delText>vocalizations</w:delText>
        </w:r>
        <w:commentRangeEnd w:id="44"/>
      </w:del>
      <w:del w:id="323" w:author="Cecilia Estalles" w:date="2025-10-10T15:26:00Z">
        <w:r>
          <w:rPr>
            <w:rStyle w:val="14"/>
            <w:kern w:val="0"/>
            <w14:ligatures w14:val="none"/>
          </w:rPr>
          <w:commentReference w:id="44"/>
        </w:r>
      </w:del>
      <w:del w:id="324" w:author="Cecilia Estalles" w:date="2025-10-14T11:19:00Z">
        <w:r>
          <w:rPr>
            <w:rFonts w:ascii="Times New Roman" w:hAnsi="Times New Roman" w:eastAsia="Times New Roman" w:cs="Times New Roman"/>
            <w:kern w:val="0"/>
            <w:lang w:val="en-CA"/>
            <w14:ligatures w14:val="none"/>
          </w:rPr>
          <w:delText xml:space="preserve">. </w:delText>
        </w:r>
      </w:del>
      <w:r>
        <w:rPr>
          <w:rFonts w:ascii="Times New Roman" w:hAnsi="Times New Roman" w:eastAsia="Times New Roman" w:cs="Times New Roman"/>
          <w:kern w:val="0"/>
          <w:lang w:val="en-CA"/>
          <w14:ligatures w14:val="none"/>
        </w:rPr>
        <w:t xml:space="preserve">Notably, simple songs exhibited greater divergence than complex songs across species and populations, </w:t>
      </w:r>
      <w:del w:id="325" w:author="Cecilia Estalles" w:date="2025-10-20T12:49:00Z">
        <w:r>
          <w:rPr>
            <w:rFonts w:ascii="Times New Roman" w:hAnsi="Times New Roman" w:eastAsia="Times New Roman" w:cs="Times New Roman"/>
            <w:kern w:val="0"/>
            <w:lang w:val="en-CA"/>
            <w14:ligatures w14:val="none"/>
          </w:rPr>
          <w:delText xml:space="preserve">indicating </w:delText>
        </w:r>
      </w:del>
      <w:r>
        <w:rPr>
          <w:rFonts w:ascii="Times New Roman" w:hAnsi="Times New Roman" w:eastAsia="Times New Roman" w:cs="Times New Roman"/>
          <w:kern w:val="0"/>
          <w:lang w:val="en-CA"/>
          <w14:ligatures w14:val="none"/>
        </w:rPr>
        <w:t xml:space="preserve">suggesting that these two song types may have evolved under distinct selective pressures and </w:t>
      </w:r>
      <w:ins w:id="326" w:author="Cecilia Estalles" w:date="2025-10-20T12:50:00Z">
        <w:r>
          <w:rPr>
            <w:rFonts w:ascii="Times New Roman" w:hAnsi="Times New Roman" w:eastAsia="Times New Roman" w:cs="Times New Roman"/>
            <w:kern w:val="0"/>
            <w:lang w:val="en-CA"/>
            <w14:ligatures w14:val="none"/>
          </w:rPr>
          <w:t xml:space="preserve">that </w:t>
        </w:r>
      </w:ins>
      <w:del w:id="327" w:author="Cecilia Estalles" w:date="2025-10-11T11:54:00Z">
        <w:r>
          <w:rPr>
            <w:rFonts w:ascii="Times New Roman" w:hAnsi="Times New Roman" w:eastAsia="Times New Roman" w:cs="Times New Roman"/>
            <w:kern w:val="0"/>
            <w:lang w:val="en-CA"/>
            <w14:ligatures w14:val="none"/>
          </w:rPr>
          <w:delText xml:space="preserve">may </w:delText>
        </w:r>
      </w:del>
      <w:ins w:id="328" w:author="Cecilia Estalles" w:date="2025-10-11T11:54:00Z">
        <w:r>
          <w:rPr>
            <w:rFonts w:ascii="Times New Roman" w:hAnsi="Times New Roman" w:eastAsia="Times New Roman" w:cs="Times New Roman"/>
            <w:kern w:val="0"/>
            <w:lang w:val="en-CA"/>
            <w14:ligatures w14:val="none"/>
          </w:rPr>
          <w:t xml:space="preserve">perhaps </w:t>
        </w:r>
      </w:ins>
      <w:r>
        <w:rPr>
          <w:rFonts w:ascii="Times New Roman" w:hAnsi="Times New Roman" w:eastAsia="Times New Roman" w:cs="Times New Roman"/>
          <w:kern w:val="0"/>
          <w:lang w:val="en-CA"/>
          <w14:ligatures w14:val="none"/>
        </w:rPr>
        <w:t xml:space="preserve">serve different functions in </w:t>
      </w:r>
      <w:commentRangeStart w:id="45"/>
      <w:commentRangeStart w:id="46"/>
      <w:r>
        <w:rPr>
          <w:rFonts w:ascii="Times New Roman" w:hAnsi="Times New Roman" w:eastAsia="Times New Roman" w:cs="Times New Roman"/>
          <w:kern w:val="0"/>
          <w:lang w:val="en-CA"/>
          <w14:ligatures w14:val="none"/>
        </w:rPr>
        <w:t>communication</w:t>
      </w:r>
      <w:commentRangeEnd w:id="45"/>
      <w:r>
        <w:rPr>
          <w:rStyle w:val="14"/>
          <w:kern w:val="0"/>
          <w14:ligatures w14:val="none"/>
        </w:rPr>
        <w:commentReference w:id="45"/>
      </w:r>
      <w:commentRangeEnd w:id="46"/>
      <w:r>
        <w:rPr>
          <w:rStyle w:val="14"/>
          <w:kern w:val="0"/>
          <w14:ligatures w14:val="none"/>
        </w:rPr>
        <w:commentReference w:id="46"/>
      </w:r>
      <w:ins w:id="329" w:author="Cecilia Estalles" w:date="2025-10-11T12:15:00Z">
        <w:r>
          <w:rPr/>
          <w:t xml:space="preserve"> </w:t>
        </w:r>
      </w:ins>
      <w:ins w:id="330" w:author="Cecilia Estalles" w:date="2025-10-11T12:15:00Z">
        <w:r>
          <w:rPr>
            <w:rFonts w:ascii="Times New Roman" w:hAnsi="Times New Roman" w:eastAsia="Times New Roman" w:cs="Times New Roman"/>
            <w:kern w:val="0"/>
            <w14:ligatures w14:val="none"/>
          </w:rPr>
          <w:t>By characterizing the vocalizations of southern capuchinos at the population level, we provide new insights into the complexity of this behavioral trait</w:t>
        </w:r>
      </w:ins>
      <w:ins w:id="331" w:author="Cecilia Estalles" w:date="2025-10-20T14:46:00Z">
        <w:r>
          <w:rPr>
            <w:rFonts w:ascii="Times New Roman" w:hAnsi="Times New Roman" w:eastAsia="Times New Roman" w:cs="Times New Roman"/>
            <w:kern w:val="0"/>
            <w14:ligatures w14:val="none"/>
          </w:rPr>
          <w:t xml:space="preserve">, </w:t>
        </w:r>
      </w:ins>
      <w:ins w:id="332" w:author="Cecilia Estalles" w:date="2025-10-20T12:54:00Z">
        <w:r>
          <w:rPr>
            <w:rFonts w:ascii="Times New Roman" w:hAnsi="Times New Roman" w:eastAsia="Times New Roman" w:cs="Times New Roman"/>
            <w:kern w:val="0"/>
            <w14:ligatures w14:val="none"/>
          </w:rPr>
          <w:t xml:space="preserve">describing </w:t>
        </w:r>
      </w:ins>
      <w:ins w:id="333" w:author="Cecilia Estalles" w:date="2025-10-11T12:15:00Z">
        <w:r>
          <w:rPr>
            <w:rFonts w:ascii="Times New Roman" w:hAnsi="Times New Roman" w:eastAsia="Times New Roman" w:cs="Times New Roman"/>
            <w:kern w:val="0"/>
            <w14:ligatures w14:val="none"/>
          </w:rPr>
          <w:t xml:space="preserve">subtle acoustic patterns that may </w:t>
        </w:r>
      </w:ins>
      <w:ins w:id="334" w:author="Cecilia Estalles" w:date="2025-10-12T12:29:00Z">
        <w:r>
          <w:rPr>
            <w:rFonts w:ascii="Times New Roman" w:hAnsi="Times New Roman" w:eastAsia="Times New Roman" w:cs="Times New Roman"/>
            <w:kern w:val="0"/>
            <w14:ligatures w14:val="none"/>
          </w:rPr>
          <w:t>drive</w:t>
        </w:r>
      </w:ins>
      <w:ins w:id="335" w:author="Cecilia Estalles" w:date="2025-10-11T12:15:00Z">
        <w:r>
          <w:rPr>
            <w:rFonts w:ascii="Times New Roman" w:hAnsi="Times New Roman" w:eastAsia="Times New Roman" w:cs="Times New Roman"/>
            <w:kern w:val="0"/>
            <w14:ligatures w14:val="none"/>
          </w:rPr>
          <w:t xml:space="preserve"> </w:t>
        </w:r>
      </w:ins>
      <w:ins w:id="336" w:author="Cecilia Estalles" w:date="2025-10-20T14:43:00Z">
        <w:r>
          <w:rPr>
            <w:rFonts w:ascii="Times New Roman" w:hAnsi="Times New Roman" w:eastAsia="Times New Roman" w:cs="Times New Roman"/>
            <w:kern w:val="0"/>
            <w14:ligatures w14:val="none"/>
          </w:rPr>
          <w:t>recognition and reproductive isolatio</w:t>
        </w:r>
      </w:ins>
      <w:ins w:id="337" w:author="Cecilia Estalles" w:date="2025-10-20T14:44:00Z">
        <w:r>
          <w:rPr>
            <w:rFonts w:ascii="Times New Roman" w:hAnsi="Times New Roman" w:eastAsia="Times New Roman" w:cs="Times New Roman"/>
            <w:kern w:val="0"/>
            <w14:ligatures w14:val="none"/>
          </w:rPr>
          <w:t>n in this rapid radiation</w:t>
        </w:r>
      </w:ins>
      <w:del w:id="338" w:author="Cecilia Estalles" w:date="2025-10-11T12:15:00Z">
        <w:r>
          <w:rPr>
            <w:rFonts w:ascii="Times New Roman" w:hAnsi="Times New Roman" w:eastAsia="Times New Roman" w:cs="Times New Roman"/>
            <w:kern w:val="0"/>
            <w:lang w:val="en-CA"/>
            <w14:ligatures w14:val="none"/>
          </w:rPr>
          <w:delText>. By characterizing the vocalizations of southern capuchinos at the population level, we provide new insights into th</w:delText>
        </w:r>
      </w:del>
      <w:del w:id="339" w:author="Cecilia Estalles" w:date="2025-10-11T11:50:00Z">
        <w:r>
          <w:rPr>
            <w:rFonts w:ascii="Times New Roman" w:hAnsi="Times New Roman" w:eastAsia="Times New Roman" w:cs="Times New Roman"/>
            <w:kern w:val="0"/>
            <w:lang w:val="en-CA"/>
            <w14:ligatures w14:val="none"/>
          </w:rPr>
          <w:delText xml:space="preserve">is </w:delText>
        </w:r>
      </w:del>
      <w:del w:id="340" w:author="Cecilia Estalles" w:date="2025-10-11T12:15:00Z">
        <w:r>
          <w:rPr>
            <w:rFonts w:ascii="Times New Roman" w:hAnsi="Times New Roman" w:eastAsia="Times New Roman" w:cs="Times New Roman"/>
            <w:kern w:val="0"/>
            <w:lang w:val="en-CA"/>
            <w14:ligatures w14:val="none"/>
          </w:rPr>
          <w:delText>behavioral trait</w:delText>
        </w:r>
      </w:del>
      <w:del w:id="341" w:author="Cecilia Estalles" w:date="2025-10-11T12:08:00Z">
        <w:r>
          <w:rPr>
            <w:rFonts w:ascii="Times New Roman" w:hAnsi="Times New Roman" w:eastAsia="Times New Roman" w:cs="Times New Roman"/>
            <w:kern w:val="0"/>
            <w:lang w:val="en-CA"/>
            <w14:ligatures w14:val="none"/>
          </w:rPr>
          <w:delText xml:space="preserve"> and</w:delText>
        </w:r>
      </w:del>
      <w:del w:id="342" w:author="Cecilia Estalles" w:date="2025-10-11T12:03:00Z">
        <w:r>
          <w:rPr>
            <w:rFonts w:ascii="Times New Roman" w:hAnsi="Times New Roman" w:eastAsia="Times New Roman" w:cs="Times New Roman"/>
            <w:kern w:val="0"/>
            <w:lang w:val="en-CA"/>
            <w14:ligatures w14:val="none"/>
          </w:rPr>
          <w:delText xml:space="preserve"> </w:delText>
        </w:r>
        <w:commentRangeStart w:id="47"/>
        <w:commentRangeStart w:id="48"/>
        <w:r>
          <w:rPr>
            <w:rFonts w:ascii="Times New Roman" w:hAnsi="Times New Roman" w:eastAsia="Times New Roman" w:cs="Times New Roman"/>
            <w:kern w:val="0"/>
            <w:lang w:val="en-CA"/>
            <w14:ligatures w14:val="none"/>
          </w:rPr>
          <w:delText>reconsi</w:delText>
        </w:r>
      </w:del>
      <w:del w:id="343" w:author="Cecilia Estalles" w:date="2025-10-11T12:02:00Z">
        <w:r>
          <w:rPr>
            <w:rFonts w:ascii="Times New Roman" w:hAnsi="Times New Roman" w:eastAsia="Times New Roman" w:cs="Times New Roman"/>
            <w:kern w:val="0"/>
            <w:lang w:val="en-CA"/>
            <w14:ligatures w14:val="none"/>
          </w:rPr>
          <w:delText>d</w:delText>
        </w:r>
      </w:del>
      <w:del w:id="344" w:author="Cecilia Estalles" w:date="2025-10-11T12:15:00Z">
        <w:r>
          <w:rPr>
            <w:rFonts w:ascii="Times New Roman" w:hAnsi="Times New Roman" w:eastAsia="Times New Roman" w:cs="Times New Roman"/>
            <w:kern w:val="0"/>
            <w:lang w:val="en-CA"/>
            <w14:ligatures w14:val="none"/>
          </w:rPr>
          <w:delText xml:space="preserve">er its </w:delText>
        </w:r>
      </w:del>
      <w:del w:id="345" w:author="Cecilia Estalles" w:date="2025-10-11T11:50:00Z">
        <w:r>
          <w:rPr>
            <w:rFonts w:ascii="Times New Roman" w:hAnsi="Times New Roman" w:eastAsia="Times New Roman" w:cs="Times New Roman"/>
            <w:kern w:val="0"/>
            <w:lang w:val="en-CA"/>
            <w14:ligatures w14:val="none"/>
          </w:rPr>
          <w:delText xml:space="preserve">potential </w:delText>
        </w:r>
      </w:del>
      <w:del w:id="346" w:author="Cecilia Estalles" w:date="2025-10-11T12:15:00Z">
        <w:r>
          <w:rPr>
            <w:rFonts w:ascii="Times New Roman" w:hAnsi="Times New Roman" w:eastAsia="Times New Roman" w:cs="Times New Roman"/>
            <w:kern w:val="0"/>
            <w:lang w:val="en-CA"/>
            <w14:ligatures w14:val="none"/>
          </w:rPr>
          <w:delText xml:space="preserve">role </w:delText>
        </w:r>
        <w:commentRangeEnd w:id="47"/>
      </w:del>
      <w:del w:id="347" w:author="Cecilia Estalles" w:date="2025-10-11T12:15:00Z">
        <w:r>
          <w:rPr>
            <w:rStyle w:val="14"/>
            <w:kern w:val="0"/>
            <w14:ligatures w14:val="none"/>
          </w:rPr>
          <w:commentReference w:id="47"/>
        </w:r>
        <w:commentRangeEnd w:id="48"/>
      </w:del>
      <w:del w:id="348" w:author="Cecilia Estalles" w:date="2025-10-11T12:15:00Z">
        <w:r>
          <w:rPr>
            <w:rStyle w:val="14"/>
            <w:kern w:val="0"/>
            <w14:ligatures w14:val="none"/>
          </w:rPr>
          <w:commentReference w:id="48"/>
        </w:r>
      </w:del>
      <w:del w:id="349" w:author="Cecilia Estalles" w:date="2025-10-11T12:09:00Z">
        <w:r>
          <w:rPr>
            <w:rFonts w:ascii="Times New Roman" w:hAnsi="Times New Roman" w:eastAsia="Times New Roman" w:cs="Times New Roman"/>
            <w:kern w:val="0"/>
            <w:lang w:val="en-CA"/>
            <w14:ligatures w14:val="none"/>
          </w:rPr>
          <w:delText xml:space="preserve">in </w:delText>
        </w:r>
      </w:del>
      <w:del w:id="350" w:author="Cecilia Estalles" w:date="2025-10-11T12:10:00Z">
        <w:r>
          <w:rPr>
            <w:rFonts w:ascii="Times New Roman" w:hAnsi="Times New Roman" w:eastAsia="Times New Roman" w:cs="Times New Roman"/>
            <w:kern w:val="0"/>
            <w:lang w:val="en-CA"/>
            <w14:ligatures w14:val="none"/>
          </w:rPr>
          <w:delText xml:space="preserve">species </w:delText>
        </w:r>
      </w:del>
      <w:del w:id="351" w:author="Cecilia Estalles" w:date="2025-10-11T12:15:00Z">
        <w:r>
          <w:rPr>
            <w:rFonts w:ascii="Times New Roman" w:hAnsi="Times New Roman" w:eastAsia="Times New Roman" w:cs="Times New Roman"/>
            <w:kern w:val="0"/>
            <w:lang w:val="en-CA"/>
            <w14:ligatures w14:val="none"/>
          </w:rPr>
          <w:delText xml:space="preserve">recognition </w:delText>
        </w:r>
      </w:del>
      <w:del w:id="352" w:author="Cecilia Estalles" w:date="2025-10-11T12:09:00Z">
        <w:r>
          <w:rPr>
            <w:rFonts w:ascii="Times New Roman" w:hAnsi="Times New Roman" w:eastAsia="Times New Roman" w:cs="Times New Roman"/>
            <w:kern w:val="0"/>
            <w:lang w:val="en-CA"/>
            <w14:ligatures w14:val="none"/>
          </w:rPr>
          <w:delText xml:space="preserve">and prezygotic reproductive isolation </w:delText>
        </w:r>
      </w:del>
      <w:del w:id="353" w:author="Cecilia Estalles" w:date="2025-10-11T12:15:00Z">
        <w:r>
          <w:rPr>
            <w:rFonts w:ascii="Times New Roman" w:hAnsi="Times New Roman" w:eastAsia="Times New Roman" w:cs="Times New Roman"/>
            <w:kern w:val="0"/>
            <w:lang w:val="en-CA"/>
            <w14:ligatures w14:val="none"/>
          </w:rPr>
          <w:delText>in sympatry</w:delText>
        </w:r>
      </w:del>
      <w:r>
        <w:rPr>
          <w:rFonts w:ascii="Times New Roman" w:hAnsi="Times New Roman" w:eastAsia="Times New Roman" w:cs="Times New Roman"/>
          <w:kern w:val="0"/>
          <w:lang w:val="en-CA"/>
          <w14:ligatures w14:val="none"/>
        </w:rPr>
        <w:t xml:space="preserve">. Below, we discuss the observed patterns </w:t>
      </w:r>
      <w:del w:id="354" w:author="Cecilia Estalles" w:date="2025-10-20T14:47:00Z">
        <w:r>
          <w:rPr>
            <w:rFonts w:ascii="Times New Roman" w:hAnsi="Times New Roman" w:eastAsia="Times New Roman" w:cs="Times New Roman"/>
            <w:kern w:val="0"/>
            <w:lang w:val="en-CA"/>
            <w14:ligatures w14:val="none"/>
          </w:rPr>
          <w:delText>and explore</w:delText>
        </w:r>
      </w:del>
      <w:ins w:id="355" w:author="Cecilia Estalles" w:date="2025-10-20T14:47:00Z">
        <w:r>
          <w:rPr>
            <w:rFonts w:ascii="Times New Roman" w:hAnsi="Times New Roman" w:eastAsia="Times New Roman" w:cs="Times New Roman"/>
            <w:kern w:val="0"/>
            <w:lang w:val="en-CA"/>
            <w14:ligatures w14:val="none"/>
          </w:rPr>
          <w:t>as well as</w:t>
        </w:r>
      </w:ins>
      <w:r>
        <w:rPr>
          <w:rFonts w:ascii="Times New Roman" w:hAnsi="Times New Roman" w:eastAsia="Times New Roman" w:cs="Times New Roman"/>
          <w:kern w:val="0"/>
          <w:lang w:val="en-CA"/>
          <w14:ligatures w14:val="none"/>
        </w:rPr>
        <w:t xml:space="preserve"> the potential ecological and evolutionary mechanisms that may have shaped them.</w:t>
      </w:r>
    </w:p>
    <w:p>
      <w:pPr>
        <w:spacing w:line="480" w:lineRule="auto"/>
        <w:rPr>
          <w:rFonts w:ascii="Times New Roman" w:hAnsi="Times New Roman" w:cs="Times New Roman"/>
          <w:lang w:val="en-CA"/>
        </w:rPr>
      </w:pPr>
    </w:p>
    <w:p>
      <w:pPr>
        <w:spacing w:line="480" w:lineRule="auto"/>
        <w:rPr>
          <w:rFonts w:ascii="Times New Roman" w:hAnsi="Times New Roman" w:cs="Times New Roman"/>
        </w:rPr>
      </w:pPr>
      <w:r>
        <w:rPr>
          <w:rFonts w:ascii="Times New Roman" w:hAnsi="Times New Roman" w:cs="Times New Roman"/>
          <w:b/>
          <w:bCs/>
        </w:rPr>
        <w:t>Acoustic distinctiveness among species</w:t>
      </w:r>
      <w:r>
        <w:rPr>
          <w:rFonts w:ascii="Times New Roman" w:hAnsi="Times New Roman" w:cs="Times New Roman"/>
        </w:rPr>
        <w:t xml:space="preserve"> </w:t>
      </w:r>
    </w:p>
    <w:bookmarkEnd w:id="6"/>
    <w:p>
      <w:pPr>
        <w:spacing w:line="480" w:lineRule="auto"/>
        <w:rPr>
          <w:del w:id="356" w:author="Cecilia Estalles" w:date="2025-10-11T12:17:00Z"/>
          <w:rFonts w:ascii="Times New Roman" w:hAnsi="Times New Roman" w:cs="Times New Roman"/>
        </w:rPr>
      </w:pPr>
      <w:r>
        <w:rPr>
          <w:rFonts w:ascii="Times New Roman" w:hAnsi="Times New Roman" w:cs="Times New Roman"/>
        </w:rPr>
        <w:t>Southern capuchino species had remarkably similar vocalizations, as reflected by the high degree of overlap along the axis summarizing most of the acoustic variation among species (PC1, Figure 2). This similarity is expected among closely related species that share similar singing behaviors</w:t>
      </w:r>
      <w:ins w:id="357" w:author="Cecilia Estalles" w:date="2025-10-20T12:55:00Z">
        <w:r>
          <w:rPr>
            <w:rFonts w:ascii="Times New Roman" w:hAnsi="Times New Roman" w:cs="Times New Roman"/>
          </w:rPr>
          <w:t xml:space="preserve"> -</w:t>
        </w:r>
      </w:ins>
      <w:del w:id="358" w:author="Cecilia Estalles" w:date="2025-10-20T12:55:00Z">
        <w:r>
          <w:rPr>
            <w:rFonts w:ascii="Times New Roman" w:hAnsi="Times New Roman" w:cs="Times New Roman"/>
          </w:rPr>
          <w:delText>—</w:delText>
        </w:r>
      </w:del>
      <w:r>
        <w:rPr>
          <w:rFonts w:ascii="Times New Roman" w:hAnsi="Times New Roman" w:cs="Times New Roman"/>
        </w:rPr>
        <w:t>vocalizing from high perches in open grasslands at the same time of day</w:t>
      </w:r>
      <w:del w:id="359" w:author="Cecilia Estalles" w:date="2025-10-20T12:55:00Z">
        <w:r>
          <w:rPr>
            <w:rFonts w:ascii="Times New Roman" w:hAnsi="Times New Roman" w:cs="Times New Roman"/>
          </w:rPr>
          <w:delText>—</w:delText>
        </w:r>
      </w:del>
      <w:ins w:id="360" w:author="Cecilia Estalles" w:date="2025-10-20T12:55:00Z">
        <w:r>
          <w:rPr>
            <w:rFonts w:ascii="Times New Roman" w:hAnsi="Times New Roman" w:cs="Times New Roman"/>
          </w:rPr>
          <w:t xml:space="preserve">- </w:t>
        </w:r>
      </w:ins>
      <w:r>
        <w:rPr>
          <w:rFonts w:ascii="Times New Roman" w:hAnsi="Times New Roman" w:cs="Times New Roman"/>
        </w:rPr>
        <w:t>and inhabit comparable ecological communities across their distribution range (Ridgely and Tudor 1989; Arato and Fitch 2021). Nonetheless, we detected some interspecific acoustic differentiation, particularly in simple songs.</w:t>
      </w:r>
    </w:p>
    <w:p>
      <w:pPr>
        <w:spacing w:line="480" w:lineRule="auto"/>
        <w:rPr>
          <w:rFonts w:ascii="Times New Roman" w:hAnsi="Times New Roman" w:cs="Times New Roman"/>
          <w:bCs/>
        </w:rPr>
      </w:pPr>
      <w:del w:id="361" w:author="Cecilia Estalles" w:date="2025-10-11T12:17:00Z">
        <w:r>
          <w:rPr>
            <w:rFonts w:ascii="Times New Roman" w:hAnsi="Times New Roman" w:cs="Times New Roman"/>
            <w:bCs/>
          </w:rPr>
          <w:delText>Contrary to our expectations,</w:delText>
        </w:r>
      </w:del>
      <w:r>
        <w:rPr>
          <w:rFonts w:ascii="Times New Roman" w:hAnsi="Times New Roman" w:cs="Times New Roman"/>
          <w:bCs/>
        </w:rPr>
        <w:t xml:space="preserve"> </w:t>
      </w:r>
      <w:r>
        <w:rPr>
          <w:rFonts w:ascii="Times New Roman" w:hAnsi="Times New Roman" w:cs="Times New Roman"/>
          <w:bCs/>
          <w:i/>
          <w:iCs/>
        </w:rPr>
        <w:t>S. palustris</w:t>
      </w:r>
      <w:del w:id="362" w:author="Cecilia Estalles" w:date="2025-10-11T12:17:00Z">
        <w:r>
          <w:rPr>
            <w:rFonts w:ascii="Times New Roman" w:hAnsi="Times New Roman" w:cs="Times New Roman"/>
            <w:bCs/>
          </w:rPr>
          <w:delText>—</w:delText>
        </w:r>
        <w:commentRangeStart w:id="49"/>
        <w:r>
          <w:rPr>
            <w:rFonts w:ascii="Times New Roman" w:hAnsi="Times New Roman" w:cs="Times New Roman"/>
            <w:bCs/>
          </w:rPr>
          <w:delText xml:space="preserve">rather than </w:delText>
        </w:r>
      </w:del>
      <w:del w:id="363" w:author="Cecilia Estalles" w:date="2025-10-11T12:17:00Z">
        <w:r>
          <w:rPr>
            <w:rFonts w:ascii="Times New Roman" w:hAnsi="Times New Roman" w:cs="Times New Roman"/>
            <w:bCs/>
            <w:i/>
            <w:iCs/>
          </w:rPr>
          <w:delText>S. iberaensis</w:delText>
        </w:r>
        <w:commentRangeEnd w:id="49"/>
      </w:del>
      <w:del w:id="364" w:author="Cecilia Estalles" w:date="2025-10-11T12:17:00Z">
        <w:r>
          <w:rPr>
            <w:rStyle w:val="14"/>
            <w:kern w:val="0"/>
            <w14:ligatures w14:val="none"/>
          </w:rPr>
          <w:commentReference w:id="49"/>
        </w:r>
      </w:del>
      <w:del w:id="365" w:author="Cecilia Estalles" w:date="2025-10-11T12:17:00Z">
        <w:r>
          <w:rPr>
            <w:rFonts w:ascii="Times New Roman" w:hAnsi="Times New Roman" w:cs="Times New Roman"/>
            <w:bCs/>
          </w:rPr>
          <w:delText>—</w:delText>
        </w:r>
      </w:del>
      <w:del w:id="366" w:author="Cecilia Estalles" w:date="2025-10-12T12:30:00Z">
        <w:r>
          <w:rPr>
            <w:rFonts w:ascii="Times New Roman" w:hAnsi="Times New Roman" w:cs="Times New Roman"/>
            <w:bCs/>
          </w:rPr>
          <w:delText xml:space="preserve">produced </w:delText>
        </w:r>
      </w:del>
      <w:ins w:id="367" w:author="Cecilia Estalles" w:date="2025-10-12T12:30:00Z">
        <w:r>
          <w:rPr>
            <w:rFonts w:ascii="Times New Roman" w:hAnsi="Times New Roman" w:cs="Times New Roman"/>
            <w:bCs/>
          </w:rPr>
          <w:t xml:space="preserve"> had </w:t>
        </w:r>
      </w:ins>
      <w:r>
        <w:rPr>
          <w:rFonts w:ascii="Times New Roman" w:hAnsi="Times New Roman" w:cs="Times New Roman"/>
          <w:bCs/>
        </w:rPr>
        <w:t xml:space="preserve">the most distinctive songs. Its simple songs exhibited features indicative of significant energetic investment: the highest frequencies, bandwidth, and entropy, combined with the shortest element durations and inter-element intervals (Figure 4, Table 1). As observed in other taxa with acoustic communication, such traits may have evolved to reduce interspecific masking and enhance signal transmission, especially in environments with a high density of closely related species </w:t>
      </w:r>
      <w:r>
        <w:rPr>
          <w:rFonts w:ascii="Times New Roman" w:hAnsi="Times New Roman" w:cs="Times New Roman"/>
        </w:rPr>
        <w:t>(Hage et al. 2013; Hamao et al. 2016; Zhao et al. 2018)</w:t>
      </w:r>
      <w:r>
        <w:rPr>
          <w:rFonts w:ascii="Times New Roman" w:hAnsi="Times New Roman" w:cs="Times New Roman"/>
          <w:bCs/>
        </w:rPr>
        <w:t xml:space="preserve">. The complex songs of </w:t>
      </w:r>
      <w:r>
        <w:rPr>
          <w:rFonts w:ascii="Times New Roman" w:hAnsi="Times New Roman" w:cs="Times New Roman"/>
          <w:bCs/>
          <w:i/>
          <w:iCs/>
        </w:rPr>
        <w:t>S. palustris</w:t>
      </w:r>
      <w:r>
        <w:rPr>
          <w:rFonts w:ascii="Times New Roman" w:hAnsi="Times New Roman" w:cs="Times New Roman"/>
          <w:bCs/>
        </w:rPr>
        <w:t xml:space="preserve"> may also reflect a greater investment in vocal signaling, especially when compared to </w:t>
      </w:r>
      <w:r>
        <w:rPr>
          <w:rFonts w:ascii="Times New Roman" w:hAnsi="Times New Roman" w:cs="Times New Roman"/>
          <w:bCs/>
          <w:i/>
          <w:iCs/>
        </w:rPr>
        <w:t>S. ruficollis</w:t>
      </w:r>
      <w:r>
        <w:rPr>
          <w:rFonts w:ascii="Times New Roman" w:hAnsi="Times New Roman" w:cs="Times New Roman"/>
          <w:bCs/>
        </w:rPr>
        <w:t xml:space="preserve">, a less </w:t>
      </w:r>
      <w:commentRangeStart w:id="50"/>
      <w:r>
        <w:rPr>
          <w:rFonts w:ascii="Times New Roman" w:hAnsi="Times New Roman" w:cs="Times New Roman"/>
          <w:bCs/>
        </w:rPr>
        <w:t xml:space="preserve">habitat-specialized </w:t>
      </w:r>
      <w:commentRangeEnd w:id="50"/>
      <w:r>
        <w:rPr>
          <w:rStyle w:val="14"/>
          <w:kern w:val="0"/>
          <w14:ligatures w14:val="none"/>
        </w:rPr>
        <w:commentReference w:id="50"/>
      </w:r>
      <w:r>
        <w:rPr>
          <w:rFonts w:ascii="Times New Roman" w:hAnsi="Times New Roman" w:cs="Times New Roman"/>
          <w:bCs/>
        </w:rPr>
        <w:t xml:space="preserve">southern capuchino (Supplementary Figure 2, Supplementary Table 12). While </w:t>
      </w:r>
      <w:r>
        <w:rPr>
          <w:rFonts w:ascii="Times New Roman" w:hAnsi="Times New Roman" w:cs="Times New Roman"/>
          <w:bCs/>
          <w:i/>
          <w:iCs/>
        </w:rPr>
        <w:t>S. palustris</w:t>
      </w:r>
      <w:r>
        <w:rPr>
          <w:rFonts w:ascii="Times New Roman" w:hAnsi="Times New Roman" w:cs="Times New Roman"/>
          <w:bCs/>
        </w:rPr>
        <w:t xml:space="preserve"> breeds exclusively in conserved grasslands </w:t>
      </w:r>
      <w:r>
        <w:rPr>
          <w:rFonts w:ascii="Times New Roman" w:hAnsi="Times New Roman" w:cs="Times New Roman"/>
        </w:rPr>
        <w:t>(</w:t>
      </w:r>
      <w:ins w:id="368" w:author="Cecilia Estalles" w:date="2025-10-11T12:32:00Z">
        <w:r>
          <w:rPr>
            <w:rFonts w:ascii="Times New Roman" w:hAnsi="Times New Roman" w:cs="Times New Roman"/>
            <w:bCs/>
          </w:rPr>
          <w:t xml:space="preserve">Di Giacomo et al. 2010; </w:t>
        </w:r>
      </w:ins>
      <w:r>
        <w:rPr>
          <w:rFonts w:ascii="Times New Roman" w:hAnsi="Times New Roman" w:cs="Times New Roman"/>
        </w:rPr>
        <w:t xml:space="preserve">Vizentin-Bugoni et al. 2013; </w:t>
      </w:r>
      <w:r>
        <w:rPr>
          <w:rFonts w:ascii="Times New Roman" w:hAnsi="Times New Roman" w:cs="Times New Roman"/>
          <w:bCs/>
        </w:rPr>
        <w:t xml:space="preserve">BirdLife International 2024), </w:t>
      </w:r>
      <w:r>
        <w:rPr>
          <w:rFonts w:ascii="Times New Roman" w:hAnsi="Times New Roman" w:cs="Times New Roman"/>
          <w:bCs/>
          <w:i/>
          <w:iCs/>
        </w:rPr>
        <w:t>S. ruficollis</w:t>
      </w:r>
      <w:r>
        <w:rPr>
          <w:rFonts w:ascii="Times New Roman" w:hAnsi="Times New Roman" w:cs="Times New Roman"/>
          <w:bCs/>
        </w:rPr>
        <w:t xml:space="preserve"> appears to be more flexible in its habitat use </w:t>
      </w:r>
      <w:r>
        <w:rPr>
          <w:rFonts w:ascii="Times New Roman" w:hAnsi="Times New Roman" w:cs="Times New Roman"/>
        </w:rPr>
        <w:t>(Filloy and Bellocq 2006</w:t>
      </w:r>
      <w:r>
        <w:rPr>
          <w:rFonts w:ascii="Times New Roman" w:hAnsi="Times New Roman" w:cs="Times New Roman"/>
          <w:bCs/>
        </w:rPr>
        <w:t xml:space="preserve">; </w:t>
      </w:r>
      <w:ins w:id="369" w:author="Cecilia Estalles" w:date="2025-10-11T12:31:00Z">
        <w:r>
          <w:rPr>
            <w:rFonts w:ascii="Times New Roman" w:hAnsi="Times New Roman" w:cs="Times New Roman"/>
            <w:bCs/>
          </w:rPr>
          <w:t xml:space="preserve">Di Giacomo et al. 2010; </w:t>
        </w:r>
      </w:ins>
      <w:r>
        <w:rPr>
          <w:rFonts w:ascii="Times New Roman" w:hAnsi="Times New Roman" w:cs="Times New Roman"/>
          <w:bCs/>
        </w:rPr>
        <w:t>BirdLife International 2024). If songs play a role in territory defense (as demonstrated in</w:t>
      </w:r>
      <w:r>
        <w:rPr>
          <w:rFonts w:ascii="Times New Roman" w:hAnsi="Times New Roman" w:cs="Times New Roman"/>
        </w:rPr>
        <w:t xml:space="preserve"> Repenning et al. 2010; Benites et al. 2015; Turbek et al. 2021)</w:t>
      </w:r>
      <w:r>
        <w:rPr>
          <w:rFonts w:ascii="Times New Roman" w:hAnsi="Times New Roman" w:cs="Times New Roman"/>
          <w:bCs/>
        </w:rPr>
        <w:t xml:space="preserve"> and if territories are particularly restricted for </w:t>
      </w:r>
      <w:r>
        <w:rPr>
          <w:rFonts w:ascii="Times New Roman" w:hAnsi="Times New Roman" w:cs="Times New Roman"/>
          <w:bCs/>
          <w:i/>
          <w:iCs/>
        </w:rPr>
        <w:t>S. palustris</w:t>
      </w:r>
      <w:r>
        <w:rPr>
          <w:rFonts w:ascii="Times New Roman" w:hAnsi="Times New Roman" w:cs="Times New Roman"/>
          <w:bCs/>
        </w:rPr>
        <w:t xml:space="preserve">, then a greater investment in complex songs might be advantageous in the context of intense territorial competition with heterospecifics that share similar habitat preferences. This could partially explain the observed acoustic differences between these two species, although other factors, including a stronger sexual selection or heightened competition among </w:t>
      </w:r>
      <w:r>
        <w:rPr>
          <w:rFonts w:ascii="Times New Roman" w:hAnsi="Times New Roman" w:cs="Times New Roman"/>
          <w:bCs/>
          <w:i/>
          <w:iCs/>
        </w:rPr>
        <w:t>S. palustris</w:t>
      </w:r>
      <w:r>
        <w:rPr>
          <w:rFonts w:ascii="Times New Roman" w:hAnsi="Times New Roman" w:cs="Times New Roman"/>
          <w:bCs/>
        </w:rPr>
        <w:t xml:space="preserve"> males, may also contribute.</w:t>
      </w:r>
    </w:p>
    <w:p>
      <w:pPr>
        <w:spacing w:line="480" w:lineRule="auto"/>
        <w:rPr>
          <w:rFonts w:ascii="Times New Roman" w:hAnsi="Times New Roman" w:cs="Times New Roman"/>
        </w:rPr>
      </w:pPr>
      <w:r>
        <w:rPr>
          <w:rFonts w:ascii="Times New Roman" w:hAnsi="Times New Roman" w:cs="Times New Roman"/>
        </w:rPr>
        <w:t xml:space="preserve">Campagna et al. (2012) found that the differential use of syllables served as an effective cue for distinguishing southern capuchino species based on their vocalizations. Similarly, studies in other avian taxa suggest that even fine-scale acoustic traits, such as note shape, can be sufficient for species recognition in sympatry (Singh and Price 2024). Here, using a different analytical approach, we found that the complex songs of </w:t>
      </w:r>
      <w:r>
        <w:rPr>
          <w:rFonts w:ascii="Times New Roman" w:hAnsi="Times New Roman" w:cs="Times New Roman"/>
          <w:i/>
          <w:iCs/>
        </w:rPr>
        <w:t xml:space="preserve">S. </w:t>
      </w:r>
      <w:commentRangeStart w:id="51"/>
      <w:commentRangeStart w:id="52"/>
      <w:r>
        <w:rPr>
          <w:rFonts w:ascii="Times New Roman" w:hAnsi="Times New Roman" w:cs="Times New Roman"/>
          <w:i/>
          <w:iCs/>
        </w:rPr>
        <w:t>iberaensis</w:t>
      </w:r>
      <w:commentRangeEnd w:id="51"/>
      <w:r>
        <w:rPr>
          <w:rStyle w:val="14"/>
          <w:kern w:val="0"/>
          <w14:ligatures w14:val="none"/>
        </w:rPr>
        <w:commentReference w:id="51"/>
      </w:r>
      <w:commentRangeEnd w:id="52"/>
      <w:r>
        <w:rPr>
          <w:rStyle w:val="14"/>
          <w:kern w:val="0"/>
          <w14:ligatures w14:val="none"/>
        </w:rPr>
        <w:commentReference w:id="52"/>
      </w:r>
      <w:r>
        <w:rPr>
          <w:rFonts w:ascii="Times New Roman" w:hAnsi="Times New Roman" w:cs="Times New Roman"/>
        </w:rPr>
        <w:t xml:space="preserve"> include distinctive elements that are more asymmetric and peaked than those of the other species (Supplementary Figure 2, Supplementary Table 12). The use of distinct note types aligns with the more pronounced plumage pattern differentiation observed in </w:t>
      </w:r>
      <w:r>
        <w:rPr>
          <w:rFonts w:ascii="Times New Roman" w:hAnsi="Times New Roman" w:cs="Times New Roman"/>
          <w:i/>
          <w:iCs/>
        </w:rPr>
        <w:t>S. iberaensis</w:t>
      </w:r>
      <w:r>
        <w:rPr>
          <w:rFonts w:ascii="Times New Roman" w:hAnsi="Times New Roman" w:cs="Times New Roman"/>
        </w:rPr>
        <w:t xml:space="preserve"> compared to the other species studied here (Turbek et al. 2021; Estalles et al. 2022). These findings highlight the potential role of subtle acoustic differences in facilitating discrimination and maintaining reproductive isolation even in sympatry.</w:t>
      </w:r>
    </w:p>
    <w:p>
      <w:pPr>
        <w:spacing w:line="480" w:lineRule="auto"/>
        <w:rPr>
          <w:rFonts w:ascii="Times New Roman" w:hAnsi="Times New Roman" w:cs="Times New Roman"/>
          <w:b/>
          <w:bCs/>
        </w:rPr>
      </w:pPr>
      <w:r>
        <w:rPr>
          <w:rFonts w:ascii="Times New Roman" w:hAnsi="Times New Roman" w:cs="Times New Roman"/>
          <w:b/>
          <w:bCs/>
        </w:rPr>
        <w:t>Population acoustic similarity and coexistence</w:t>
      </w:r>
    </w:p>
    <w:p>
      <w:pPr>
        <w:spacing w:line="480" w:lineRule="auto"/>
        <w:rPr>
          <w:rFonts w:ascii="Times New Roman" w:hAnsi="Times New Roman" w:cs="Times New Roman"/>
        </w:rPr>
      </w:pPr>
      <w:r>
        <w:rPr>
          <w:rFonts w:ascii="Times New Roman" w:hAnsi="Times New Roman" w:cs="Times New Roman"/>
        </w:rPr>
        <w:t xml:space="preserve">The population-level approach highlighted </w:t>
      </w:r>
      <w:del w:id="370" w:author="Cecilia Estalles" w:date="2025-10-21T14:08:00Z">
        <w:r>
          <w:rPr>
            <w:rFonts w:ascii="Times New Roman" w:hAnsi="Times New Roman" w:cs="Times New Roman"/>
          </w:rPr>
          <w:delText xml:space="preserve">again </w:delText>
        </w:r>
      </w:del>
      <w:r>
        <w:rPr>
          <w:rFonts w:ascii="Times New Roman" w:hAnsi="Times New Roman" w:cs="Times New Roman"/>
        </w:rPr>
        <w:t xml:space="preserve">the exceptional acoustic similarity of the </w:t>
      </w:r>
      <w:del w:id="371" w:author="Cecilia Estalles" w:date="2025-10-23T14:43:00Z">
        <w:r>
          <w:rPr>
            <w:rFonts w:ascii="Times New Roman" w:hAnsi="Times New Roman" w:cs="Times New Roman"/>
          </w:rPr>
          <w:delText xml:space="preserve">species </w:delText>
        </w:r>
      </w:del>
      <w:ins w:id="372" w:author="Cecilia Estalles" w:date="2025-10-23T14:43:00Z">
        <w:r>
          <w:rPr>
            <w:rFonts w:ascii="Times New Roman" w:hAnsi="Times New Roman" w:cs="Times New Roman"/>
          </w:rPr>
          <w:t xml:space="preserve">group </w:t>
        </w:r>
      </w:ins>
      <w:r>
        <w:rPr>
          <w:rFonts w:ascii="Times New Roman" w:hAnsi="Times New Roman" w:cs="Times New Roman"/>
        </w:rPr>
        <w:t xml:space="preserve">across their distribution </w:t>
      </w:r>
      <w:del w:id="373" w:author="Cecilia Estalles" w:date="2025-10-21T14:08:00Z">
        <w:r>
          <w:rPr>
            <w:rFonts w:ascii="Times New Roman" w:hAnsi="Times New Roman" w:cs="Times New Roman"/>
          </w:rPr>
          <w:delText xml:space="preserve"> </w:delText>
        </w:r>
      </w:del>
      <w:del w:id="374" w:author="Cecilia Estalles" w:date="2025-10-21T14:09:00Z">
        <w:r>
          <w:rPr>
            <w:rFonts w:ascii="Times New Roman" w:hAnsi="Times New Roman" w:cs="Times New Roman"/>
          </w:rPr>
          <w:delText>but  provided</w:delText>
        </w:r>
      </w:del>
      <w:ins w:id="375" w:author="Cecilia Estalles" w:date="2025-10-21T14:09:00Z">
        <w:r>
          <w:rPr>
            <w:rFonts w:ascii="Times New Roman" w:hAnsi="Times New Roman" w:cs="Times New Roman"/>
          </w:rPr>
          <w:t>but provided</w:t>
        </w:r>
      </w:ins>
      <w:r>
        <w:rPr>
          <w:rFonts w:ascii="Times New Roman" w:hAnsi="Times New Roman" w:cs="Times New Roman"/>
        </w:rPr>
        <w:t xml:space="preserve"> context for the </w:t>
      </w:r>
      <w:ins w:id="376" w:author="Cecilia Estalles" w:date="2025-10-21T14:09:00Z">
        <w:r>
          <w:rPr>
            <w:rFonts w:ascii="Times New Roman" w:hAnsi="Times New Roman" w:cs="Times New Roman"/>
          </w:rPr>
          <w:t xml:space="preserve">song </w:t>
        </w:r>
      </w:ins>
      <w:r>
        <w:rPr>
          <w:rFonts w:ascii="Times New Roman" w:hAnsi="Times New Roman" w:cs="Times New Roman"/>
        </w:rPr>
        <w:t>variability detected at the species level.</w:t>
      </w:r>
      <w:ins w:id="377" w:author="Cecilia Estalles" w:date="2025-10-21T14:39:00Z">
        <w:r>
          <w:rPr/>
          <w:t xml:space="preserve"> </w:t>
        </w:r>
      </w:ins>
      <w:ins w:id="378" w:author="Cecilia Estalles" w:date="2025-10-23T14:51:00Z">
        <w:r>
          <w:rPr>
            <w:rFonts w:ascii="Times New Roman" w:hAnsi="Times New Roman" w:cs="Times New Roman"/>
          </w:rPr>
          <w:t>These results may seem contradictory to previous studies that reported clear differences and described dialects across the ranges of the two most widespread southern capuchinos (</w:t>
        </w:r>
      </w:ins>
      <w:ins w:id="379" w:author="Cecilia Estalles" w:date="2025-10-23T14:51:00Z">
        <w:r>
          <w:rPr>
            <w:rFonts w:ascii="Times New Roman" w:hAnsi="Times New Roman" w:cs="Times New Roman"/>
            <w:i/>
            <w:iCs/>
          </w:rPr>
          <w:t>S. hypoxantha</w:t>
        </w:r>
      </w:ins>
      <w:ins w:id="380" w:author="Cecilia Estalles" w:date="2025-10-23T14:51:00Z">
        <w:r>
          <w:rPr>
            <w:rFonts w:ascii="Times New Roman" w:hAnsi="Times New Roman" w:cs="Times New Roman"/>
          </w:rPr>
          <w:t xml:space="preserve"> and </w:t>
        </w:r>
      </w:ins>
      <w:ins w:id="381" w:author="Cecilia Estalles" w:date="2025-10-23T14:51:00Z">
        <w:r>
          <w:rPr>
            <w:rFonts w:ascii="Times New Roman" w:hAnsi="Times New Roman" w:cs="Times New Roman"/>
            <w:i/>
            <w:iCs/>
          </w:rPr>
          <w:t>S. ruficollis</w:t>
        </w:r>
      </w:ins>
      <w:ins w:id="382" w:author="Cecilia Estalles" w:date="2025-10-23T14:51:00Z">
        <w:r>
          <w:rPr>
            <w:rFonts w:ascii="Times New Roman" w:hAnsi="Times New Roman" w:cs="Times New Roman"/>
          </w:rPr>
          <w:t xml:space="preserve">). However, those studies categorized notes based on their shape and position within the song (Areta et al. 2010; Areta and Repenning 2011). In contrast, our fine-scale spectral and temporal analyses revealed that although songs differ visibly at a superficial level, their underlying acoustic structure remains remarkably similar among populations despite dialectal </w:t>
        </w:r>
      </w:ins>
      <w:del w:id="383" w:author="Cecilia Estalles" w:date="2025-10-20T17:31:00Z">
        <w:r>
          <w:rPr>
            <w:rFonts w:ascii="Times New Roman" w:hAnsi="Times New Roman" w:cs="Times New Roman"/>
          </w:rPr>
          <w:delText xml:space="preserve"> </w:delText>
        </w:r>
      </w:del>
      <w:ins w:id="384" w:author="Cecilia Estalles" w:date="2025-10-23T14:52:00Z">
        <w:r>
          <w:rPr>
            <w:rFonts w:ascii="Times New Roman" w:hAnsi="Times New Roman" w:cs="Times New Roman"/>
          </w:rPr>
          <w:t>variation. Still</w:t>
        </w:r>
      </w:ins>
      <w:ins w:id="385" w:author="Cecilia Estalles" w:date="2025-10-21T14:45:00Z">
        <w:r>
          <w:rPr>
            <w:rFonts w:ascii="Times New Roman" w:hAnsi="Times New Roman" w:cs="Times New Roman"/>
          </w:rPr>
          <w:t>, s</w:t>
        </w:r>
      </w:ins>
      <w:del w:id="386" w:author="Cecilia Estalles" w:date="2025-10-21T14:45:00Z">
        <w:r>
          <w:rPr>
            <w:rFonts w:ascii="Times New Roman" w:hAnsi="Times New Roman" w:cs="Times New Roman"/>
          </w:rPr>
          <w:delText>S</w:delText>
        </w:r>
      </w:del>
      <w:r>
        <w:rPr>
          <w:rFonts w:ascii="Times New Roman" w:hAnsi="Times New Roman" w:cs="Times New Roman"/>
        </w:rPr>
        <w:t xml:space="preserve">ome patterns of acoustic variation supported the divergent character displacement hypothesis, while others likely reflected drift processes and the effect of geographic </w:t>
      </w:r>
      <w:commentRangeStart w:id="53"/>
      <w:r>
        <w:rPr>
          <w:rFonts w:ascii="Times New Roman" w:hAnsi="Times New Roman" w:cs="Times New Roman"/>
        </w:rPr>
        <w:t>distance</w:t>
      </w:r>
      <w:commentRangeEnd w:id="53"/>
      <w:r>
        <w:rPr>
          <w:rStyle w:val="14"/>
          <w:kern w:val="0"/>
          <w14:ligatures w14:val="none"/>
        </w:rPr>
        <w:commentReference w:id="53"/>
      </w:r>
      <w:r>
        <w:rPr>
          <w:rFonts w:ascii="Times New Roman" w:hAnsi="Times New Roman" w:cs="Times New Roman"/>
        </w:rPr>
        <w:t xml:space="preserve">. </w:t>
      </w:r>
    </w:p>
    <w:p>
      <w:pPr>
        <w:spacing w:line="480" w:lineRule="auto"/>
        <w:rPr>
          <w:rFonts w:ascii="Times New Roman" w:hAnsi="Times New Roman" w:cs="Times New Roman"/>
        </w:rPr>
      </w:pPr>
      <w:r>
        <w:rPr>
          <w:rFonts w:ascii="Times New Roman" w:hAnsi="Times New Roman" w:cs="Times New Roman"/>
        </w:rPr>
        <w:t xml:space="preserve">In many population contrasts, sympatric populations differed in time and frequency properties of simple songs but exhibited comparable features with allopatric populations. </w:t>
      </w:r>
      <w:r>
        <w:rPr>
          <w:rFonts w:ascii="Times New Roman" w:hAnsi="Times New Roman" w:eastAsia="Times New Roman" w:cs="Times New Roman"/>
          <w:kern w:val="0"/>
          <w14:ligatures w14:val="none"/>
        </w:rPr>
        <w:t>For</w:t>
      </w:r>
      <w:r>
        <w:rPr>
          <w:rFonts w:ascii="Times New Roman" w:hAnsi="Times New Roman" w:cs="Times New Roman"/>
        </w:rPr>
        <w:t xml:space="preserve"> example, </w:t>
      </w:r>
      <w:r>
        <w:rPr>
          <w:rFonts w:ascii="Times New Roman" w:hAnsi="Times New Roman" w:cs="Times New Roman"/>
          <w:i/>
          <w:iCs/>
        </w:rPr>
        <w:t>S. ruficollis</w:t>
      </w:r>
      <w:r>
        <w:rPr>
          <w:rFonts w:ascii="Times New Roman" w:hAnsi="Times New Roman" w:cs="Times New Roman"/>
        </w:rPr>
        <w:t xml:space="preserve"> differed in frequency and timing features with </w:t>
      </w:r>
      <w:r>
        <w:rPr>
          <w:rFonts w:ascii="Times New Roman" w:hAnsi="Times New Roman" w:cs="Times New Roman"/>
          <w:i/>
          <w:iCs/>
        </w:rPr>
        <w:t>S. hypoxantha</w:t>
      </w:r>
      <w:r>
        <w:rPr>
          <w:rFonts w:ascii="Times New Roman" w:hAnsi="Times New Roman" w:cs="Times New Roman"/>
        </w:rPr>
        <w:t xml:space="preserve"> in ER (a sympatric context), yet its allopatric populations in EI and MC exhibited comparable frequency and temporal patterns (PC2; Figure 5, Supplementary Tables 10 and 11). As in some bird and frog species, sympatric populations in ER may adjust these acoustic parameters to minimize interspecific acoustic masking, maximize </w:t>
      </w:r>
      <w:del w:id="387" w:author="Cecilia Estalles" w:date="2025-10-11T13:08:00Z">
        <w:r>
          <w:rPr>
            <w:rFonts w:ascii="Times New Roman" w:hAnsi="Times New Roman" w:cs="Times New Roman"/>
          </w:rPr>
          <w:delText xml:space="preserve">signal </w:delText>
        </w:r>
        <w:commentRangeStart w:id="54"/>
        <w:r>
          <w:rPr>
            <w:rFonts w:ascii="Times New Roman" w:hAnsi="Times New Roman" w:cs="Times New Roman"/>
          </w:rPr>
          <w:delText>transmission</w:delText>
        </w:r>
        <w:commentRangeEnd w:id="54"/>
      </w:del>
      <w:del w:id="388" w:author="Cecilia Estalles" w:date="2025-10-11T13:08:00Z">
        <w:r>
          <w:rPr>
            <w:rStyle w:val="14"/>
            <w:kern w:val="0"/>
            <w14:ligatures w14:val="none"/>
          </w:rPr>
          <w:commentReference w:id="54"/>
        </w:r>
      </w:del>
      <w:del w:id="389" w:author="Cecilia Estalles" w:date="2025-10-11T13:08:00Z">
        <w:r>
          <w:rPr>
            <w:rFonts w:ascii="Times New Roman" w:hAnsi="Times New Roman" w:cs="Times New Roman"/>
          </w:rPr>
          <w:delText xml:space="preserve">, </w:delText>
        </w:r>
      </w:del>
      <w:ins w:id="390" w:author="Cecilia Estalles" w:date="2025-10-11T13:08:00Z">
        <w:r>
          <w:rPr>
            <w:rFonts w:ascii="Times New Roman" w:hAnsi="Times New Roman" w:cs="Times New Roman"/>
          </w:rPr>
          <w:t xml:space="preserve"> </w:t>
        </w:r>
      </w:ins>
      <w:del w:id="391" w:author="Cecilia Estalles" w:date="2025-10-11T13:48:00Z">
        <w:r>
          <w:rPr>
            <w:rFonts w:ascii="Times New Roman" w:hAnsi="Times New Roman" w:cs="Times New Roman"/>
          </w:rPr>
          <w:delText xml:space="preserve">and improve </w:delText>
        </w:r>
      </w:del>
      <w:r>
        <w:rPr>
          <w:rFonts w:ascii="Times New Roman" w:hAnsi="Times New Roman" w:cs="Times New Roman"/>
        </w:rPr>
        <w:t xml:space="preserve">recognition accuracy to avoid hybridization </w:t>
      </w:r>
      <w:r>
        <w:rPr>
          <w:rFonts w:ascii="Times New Roman" w:hAnsi="Times New Roman" w:cs="Times New Roman"/>
          <w:kern w:val="0"/>
        </w:rPr>
        <w:t>(Höbel and Gerhardt 2003; Lemmon 2009; Seddon and Tobias 2010)</w:t>
      </w:r>
      <w:r>
        <w:rPr>
          <w:rFonts w:ascii="Times New Roman" w:hAnsi="Times New Roman" w:cs="Times New Roman"/>
        </w:rPr>
        <w:t xml:space="preserve"> or interspecific conflicts (Kime et al. 2000; Wilkins et al. 2013). On the other hand, complex songs had little differentiation and showed no signs of </w:t>
      </w:r>
      <w:del w:id="392" w:author="Cecilia Estalles" w:date="2025-10-11T13:11:00Z">
        <w:r>
          <w:rPr>
            <w:rFonts w:ascii="Times New Roman" w:hAnsi="Times New Roman" w:cs="Times New Roman"/>
          </w:rPr>
          <w:delText xml:space="preserve">character </w:delText>
        </w:r>
      </w:del>
      <w:r>
        <w:rPr>
          <w:rFonts w:ascii="Times New Roman" w:hAnsi="Times New Roman" w:cs="Times New Roman"/>
        </w:rPr>
        <w:t xml:space="preserve">displacement (Supplementary Figure 2, Supplementary Tables 12 and 13), suggesting that perhaps simple and complex songs are subject to different ecological and evolutionary pressures. </w:t>
      </w:r>
    </w:p>
    <w:p>
      <w:pPr>
        <w:spacing w:line="480" w:lineRule="auto"/>
        <w:rPr>
          <w:rFonts w:ascii="Times New Roman" w:hAnsi="Times New Roman" w:cs="Times New Roman"/>
        </w:rPr>
      </w:pPr>
      <w:r>
        <w:rPr>
          <w:rFonts w:ascii="Times New Roman" w:hAnsi="Times New Roman" w:cs="Times New Roman"/>
        </w:rPr>
        <w:t xml:space="preserve">Consistent with these results, the acoustic overlap analysis showed that species identity and coexistence status influence the acoustic similarity of songs, with their effects varying depending on whether the analysis focused on the notes or the full song structure, and whether the songs were simple or complex (Figure 3, Supplementary Table 7). In sympatry, conspecific individuals overlapped more in the properties of the elements of their simple songs, while heterospecifics had reduced overlap, supporting the </w:t>
      </w:r>
      <w:del w:id="393" w:author="Cecilia Estalles" w:date="2025-10-11T13:14:00Z">
        <w:r>
          <w:rPr>
            <w:rFonts w:ascii="Times New Roman" w:hAnsi="Times New Roman" w:cs="Times New Roman"/>
          </w:rPr>
          <w:delText xml:space="preserve">divergent </w:delText>
        </w:r>
      </w:del>
      <w:ins w:id="394" w:author="Cecilia Estalles" w:date="2025-10-11T13:14:00Z">
        <w:r>
          <w:rPr>
            <w:rFonts w:ascii="Times New Roman" w:hAnsi="Times New Roman" w:cs="Times New Roman"/>
          </w:rPr>
          <w:t xml:space="preserve">reproductive </w:t>
        </w:r>
      </w:ins>
      <w:r>
        <w:rPr>
          <w:rFonts w:ascii="Times New Roman" w:hAnsi="Times New Roman" w:cs="Times New Roman"/>
        </w:rPr>
        <w:t>character</w:t>
      </w:r>
      <w:ins w:id="395" w:author="Cecilia Estalles" w:date="2025-10-11T13:14:00Z">
        <w:r>
          <w:rPr>
            <w:rFonts w:ascii="Times New Roman" w:hAnsi="Times New Roman" w:cs="Times New Roman"/>
          </w:rPr>
          <w:t xml:space="preserve"> displacement</w:t>
        </w:r>
      </w:ins>
      <w:r>
        <w:rPr>
          <w:rFonts w:ascii="Times New Roman" w:hAnsi="Times New Roman" w:cs="Times New Roman"/>
        </w:rPr>
        <w:t xml:space="preserve"> </w:t>
      </w:r>
      <w:commentRangeStart w:id="55"/>
      <w:r>
        <w:rPr>
          <w:rFonts w:ascii="Times New Roman" w:hAnsi="Times New Roman" w:cs="Times New Roman"/>
        </w:rPr>
        <w:t>hypothesis</w:t>
      </w:r>
      <w:commentRangeEnd w:id="55"/>
      <w:r>
        <w:rPr>
          <w:rStyle w:val="14"/>
          <w:kern w:val="0"/>
          <w14:ligatures w14:val="none"/>
        </w:rPr>
        <w:commentReference w:id="55"/>
      </w:r>
      <w:r>
        <w:rPr>
          <w:rFonts w:ascii="Times New Roman" w:hAnsi="Times New Roman" w:cs="Times New Roman"/>
        </w:rPr>
        <w:t xml:space="preserve">, and suggesting that </w:t>
      </w:r>
      <w:del w:id="396" w:author="Cecilia Estalles" w:date="2025-10-11T13:19:00Z">
        <w:r>
          <w:rPr>
            <w:rFonts w:ascii="Times New Roman" w:hAnsi="Times New Roman" w:cs="Times New Roman"/>
          </w:rPr>
          <w:delText xml:space="preserve">individuals </w:delText>
        </w:r>
      </w:del>
      <w:ins w:id="397" w:author="Cecilia Estalles" w:date="2025-10-11T13:19:00Z">
        <w:r>
          <w:rPr>
            <w:rFonts w:ascii="Times New Roman" w:hAnsi="Times New Roman" w:cs="Times New Roman"/>
          </w:rPr>
          <w:t xml:space="preserve">species </w:t>
        </w:r>
      </w:ins>
      <w:del w:id="398" w:author="Cecilia Estalles" w:date="2025-10-11T13:19:00Z">
        <w:r>
          <w:rPr>
            <w:rFonts w:ascii="Times New Roman" w:hAnsi="Times New Roman" w:cs="Times New Roman"/>
          </w:rPr>
          <w:delText xml:space="preserve">invest </w:delText>
        </w:r>
      </w:del>
      <w:ins w:id="399" w:author="Cecilia Estalles" w:date="2025-10-11T13:19:00Z">
        <w:r>
          <w:rPr>
            <w:rFonts w:ascii="Times New Roman" w:hAnsi="Times New Roman" w:cs="Times New Roman"/>
          </w:rPr>
          <w:t xml:space="preserve">reinforce </w:t>
        </w:r>
      </w:ins>
      <w:del w:id="400" w:author="Cecilia Estalles" w:date="2025-10-11T13:19:00Z">
        <w:r>
          <w:rPr>
            <w:rFonts w:ascii="Times New Roman" w:hAnsi="Times New Roman" w:cs="Times New Roman"/>
          </w:rPr>
          <w:delText>in species-sp</w:delText>
        </w:r>
      </w:del>
      <w:del w:id="401" w:author="Cecilia Estalles" w:date="2025-10-11T13:20:00Z">
        <w:r>
          <w:rPr>
            <w:rFonts w:ascii="Times New Roman" w:hAnsi="Times New Roman" w:cs="Times New Roman"/>
          </w:rPr>
          <w:delText>ecific</w:delText>
        </w:r>
      </w:del>
      <w:ins w:id="402" w:author="Cecilia Estalles" w:date="2025-10-11T13:20:00Z">
        <w:r>
          <w:rPr>
            <w:rFonts w:ascii="Times New Roman" w:hAnsi="Times New Roman" w:cs="Times New Roman"/>
          </w:rPr>
          <w:t xml:space="preserve"> </w:t>
        </w:r>
      </w:ins>
      <w:del w:id="403" w:author="Cecilia Estalles" w:date="2025-10-11T13:20:00Z">
        <w:r>
          <w:rPr>
            <w:rFonts w:ascii="Times New Roman" w:hAnsi="Times New Roman" w:cs="Times New Roman"/>
          </w:rPr>
          <w:delText xml:space="preserve"> </w:delText>
        </w:r>
      </w:del>
      <w:del w:id="404" w:author="Cecilia Estalles" w:date="2025-10-11T13:21:00Z">
        <w:r>
          <w:rPr>
            <w:rFonts w:ascii="Times New Roman" w:hAnsi="Times New Roman" w:cs="Times New Roman"/>
          </w:rPr>
          <w:delText>divergence</w:delText>
        </w:r>
      </w:del>
      <w:ins w:id="405" w:author="Cecilia Estalles" w:date="2025-10-11T13:21:00Z">
        <w:r>
          <w:rPr>
            <w:rFonts w:ascii="Times New Roman" w:hAnsi="Times New Roman" w:cs="Times New Roman"/>
          </w:rPr>
          <w:t>the divergence</w:t>
        </w:r>
      </w:ins>
      <w:r>
        <w:rPr>
          <w:rFonts w:ascii="Times New Roman" w:hAnsi="Times New Roman" w:cs="Times New Roman"/>
        </w:rPr>
        <w:t xml:space="preserve"> of their notes to facilitate recognition and to avoid </w:t>
      </w:r>
      <w:ins w:id="406" w:author="Cecilia Estalles" w:date="2025-10-11T13:21:00Z">
        <w:r>
          <w:rPr>
            <w:rFonts w:ascii="Times New Roman" w:hAnsi="Times New Roman" w:cs="Times New Roman"/>
          </w:rPr>
          <w:t xml:space="preserve">heterospecific </w:t>
        </w:r>
      </w:ins>
      <w:r>
        <w:rPr>
          <w:rFonts w:ascii="Times New Roman" w:hAnsi="Times New Roman" w:cs="Times New Roman"/>
        </w:rPr>
        <w:t xml:space="preserve">interference </w:t>
      </w:r>
      <w:del w:id="407" w:author="Cecilia Estalles" w:date="2025-10-11T13:21:00Z">
        <w:r>
          <w:rPr>
            <w:rFonts w:ascii="Times New Roman" w:hAnsi="Times New Roman" w:cs="Times New Roman"/>
          </w:rPr>
          <w:delText xml:space="preserve">with other </w:delText>
        </w:r>
        <w:commentRangeStart w:id="56"/>
        <w:r>
          <w:rPr>
            <w:rFonts w:ascii="Times New Roman" w:hAnsi="Times New Roman" w:cs="Times New Roman"/>
          </w:rPr>
          <w:delText>species</w:delText>
        </w:r>
        <w:commentRangeEnd w:id="56"/>
      </w:del>
      <w:r>
        <w:rPr>
          <w:rStyle w:val="14"/>
          <w:kern w:val="0"/>
          <w14:ligatures w14:val="none"/>
        </w:rPr>
        <w:commentReference w:id="56"/>
      </w:r>
      <w:r>
        <w:rPr>
          <w:rFonts w:ascii="Times New Roman" w:hAnsi="Times New Roman" w:cs="Times New Roman"/>
        </w:rPr>
        <w:t xml:space="preserve"> (Seddon &amp;Tobias 2010, Wilkins et al. 2013). This pattern weakened when considering the full song structure and may indicate the influence of other factors such as</w:t>
      </w:r>
      <w:ins w:id="408" w:author="Cecilia Estalles" w:date="2025-10-11T13:51:00Z">
        <w:r>
          <w:rPr>
            <w:rFonts w:ascii="Times New Roman" w:hAnsi="Times New Roman" w:cs="Times New Roman"/>
          </w:rPr>
          <w:t xml:space="preserve"> </w:t>
        </w:r>
      </w:ins>
      <w:ins w:id="409" w:author="Cecilia Estalles" w:date="2025-10-11T13:52:00Z">
        <w:r>
          <w:rPr>
            <w:rFonts w:ascii="Times New Roman" w:hAnsi="Times New Roman" w:cs="Times New Roman"/>
          </w:rPr>
          <w:t>common</w:t>
        </w:r>
      </w:ins>
      <w:ins w:id="410" w:author="Cecilia Estalles" w:date="2025-10-11T14:00:00Z">
        <w:r>
          <w:rPr>
            <w:rFonts w:ascii="Times New Roman" w:hAnsi="Times New Roman" w:cs="Times New Roman"/>
          </w:rPr>
          <w:t xml:space="preserve"> acoustic responses to shared</w:t>
        </w:r>
      </w:ins>
      <w:ins w:id="411" w:author="Cecilia Estalles" w:date="2025-10-11T13:54:00Z">
        <w:r>
          <w:rPr>
            <w:rFonts w:ascii="Times New Roman" w:hAnsi="Times New Roman" w:cs="Times New Roman"/>
          </w:rPr>
          <w:t xml:space="preserve"> </w:t>
        </w:r>
      </w:ins>
      <w:ins w:id="412" w:author="Cecilia Estalles" w:date="2025-10-11T13:52:00Z">
        <w:r>
          <w:rPr>
            <w:rFonts w:ascii="Times New Roman" w:hAnsi="Times New Roman" w:cs="Times New Roman"/>
          </w:rPr>
          <w:t>environmental pressures to maximi</w:t>
        </w:r>
      </w:ins>
      <w:ins w:id="413" w:author="Cecilia Estalles" w:date="2025-10-11T13:53:00Z">
        <w:r>
          <w:rPr>
            <w:rFonts w:ascii="Times New Roman" w:hAnsi="Times New Roman" w:cs="Times New Roman"/>
          </w:rPr>
          <w:t xml:space="preserve">ze acoustic performance </w:t>
        </w:r>
      </w:ins>
      <w:del w:id="414" w:author="Cecilia Estalles" w:date="2025-10-20T14:53:00Z">
        <w:r>
          <w:rPr>
            <w:rFonts w:ascii="Times New Roman" w:hAnsi="Times New Roman" w:cs="Times New Roman"/>
          </w:rPr>
          <w:delText xml:space="preserve"> </w:delText>
        </w:r>
      </w:del>
      <w:commentRangeStart w:id="57"/>
      <w:commentRangeStart w:id="58"/>
      <w:r>
        <w:rPr>
          <w:rFonts w:ascii="Times New Roman" w:hAnsi="Times New Roman" w:cs="Times New Roman"/>
        </w:rPr>
        <w:t>s</w:t>
      </w:r>
      <w:del w:id="415" w:author="Cecilia Estalles" w:date="2025-10-11T14:01:00Z">
        <w:r>
          <w:rPr>
            <w:rFonts w:ascii="Times New Roman" w:hAnsi="Times New Roman" w:cs="Times New Roman"/>
          </w:rPr>
          <w:delText xml:space="preserve">hared habitat preferences </w:delText>
        </w:r>
        <w:commentRangeEnd w:id="57"/>
      </w:del>
      <w:r>
        <w:rPr>
          <w:rStyle w:val="14"/>
          <w:kern w:val="0"/>
          <w14:ligatures w14:val="none"/>
        </w:rPr>
        <w:commentReference w:id="57"/>
      </w:r>
      <w:commentRangeEnd w:id="58"/>
      <w:r>
        <w:rPr>
          <w:rStyle w:val="14"/>
          <w:kern w:val="0"/>
          <w14:ligatures w14:val="none"/>
        </w:rPr>
        <w:commentReference w:id="58"/>
      </w:r>
      <w:r>
        <w:rPr>
          <w:rFonts w:ascii="Times New Roman" w:hAnsi="Times New Roman" w:cs="Times New Roman"/>
        </w:rPr>
        <w:t>(Simpson et al. 2021) or</w:t>
      </w:r>
      <w:ins w:id="416" w:author="Cecilia Estalles" w:date="2025-10-11T13:58:00Z">
        <w:r>
          <w:rPr>
            <w:rFonts w:ascii="Times New Roman" w:hAnsi="Times New Roman" w:cs="Times New Roman"/>
          </w:rPr>
          <w:t xml:space="preserve"> simply </w:t>
        </w:r>
      </w:ins>
      <w:ins w:id="417" w:author="Cecilia Estalles" w:date="2025-10-20T14:56:00Z">
        <w:r>
          <w:rPr>
            <w:rFonts w:ascii="Times New Roman" w:hAnsi="Times New Roman" w:cs="Times New Roman"/>
          </w:rPr>
          <w:t>t</w:t>
        </w:r>
      </w:ins>
      <w:del w:id="418" w:author="Cecilia Estalles" w:date="2025-10-20T14:53:00Z">
        <w:r>
          <w:rPr>
            <w:rFonts w:ascii="Times New Roman" w:hAnsi="Times New Roman" w:cs="Times New Roman"/>
          </w:rPr>
          <w:delText xml:space="preserve"> </w:delText>
        </w:r>
      </w:del>
      <w:del w:id="419" w:author="Cecilia Estalles" w:date="2025-10-20T14:56:00Z">
        <w:r>
          <w:rPr>
            <w:rFonts w:ascii="Times New Roman" w:hAnsi="Times New Roman" w:cs="Times New Roman"/>
          </w:rPr>
          <w:delText>t</w:delText>
        </w:r>
      </w:del>
      <w:r>
        <w:rPr>
          <w:rFonts w:ascii="Times New Roman" w:hAnsi="Times New Roman" w:cs="Times New Roman"/>
        </w:rPr>
        <w:t xml:space="preserve">he close phylogenetic relationships of the group (Wilkins et al 2013). Finally, a comparable pattern was found in complex songs, although in this case, overlap was primarily shaped </w:t>
      </w:r>
      <w:del w:id="420" w:author="Cecilia Estalles" w:date="2025-10-20T15:02:00Z">
        <w:r>
          <w:rPr>
            <w:rFonts w:ascii="Times New Roman" w:hAnsi="Times New Roman" w:cs="Times New Roman"/>
          </w:rPr>
          <w:delText xml:space="preserve">only </w:delText>
        </w:r>
      </w:del>
      <w:r>
        <w:rPr>
          <w:rFonts w:ascii="Times New Roman" w:hAnsi="Times New Roman" w:cs="Times New Roman"/>
        </w:rPr>
        <w:t xml:space="preserve">by individual species identity, with higher </w:t>
      </w:r>
      <w:ins w:id="421" w:author="Cecilia Estalles" w:date="2025-10-12T12:46:00Z">
        <w:r>
          <w:rPr>
            <w:rFonts w:ascii="Times New Roman" w:hAnsi="Times New Roman" w:cs="Times New Roman"/>
          </w:rPr>
          <w:t xml:space="preserve">mean </w:t>
        </w:r>
      </w:ins>
      <w:r>
        <w:rPr>
          <w:rFonts w:ascii="Times New Roman" w:hAnsi="Times New Roman" w:cs="Times New Roman"/>
        </w:rPr>
        <w:t>values for conspecifics than heterospecifics.</w:t>
      </w:r>
    </w:p>
    <w:p>
      <w:pPr>
        <w:spacing w:line="480" w:lineRule="auto"/>
        <w:rPr>
          <w:rFonts w:ascii="Times New Roman" w:hAnsi="Times New Roman" w:cs="Times New Roman"/>
        </w:rPr>
      </w:pPr>
    </w:p>
    <w:p>
      <w:pPr>
        <w:spacing w:line="480" w:lineRule="auto"/>
        <w:rPr>
          <w:rFonts w:ascii="Times New Roman" w:hAnsi="Times New Roman" w:cs="Times New Roman"/>
          <w:b/>
          <w:bCs/>
        </w:rPr>
      </w:pPr>
      <w:r>
        <w:rPr>
          <w:rFonts w:ascii="Times New Roman" w:hAnsi="Times New Roman" w:cs="Times New Roman"/>
          <w:b/>
          <w:bCs/>
        </w:rPr>
        <w:t xml:space="preserve">Implications and potential explanations for the observed </w:t>
      </w:r>
      <w:commentRangeStart w:id="59"/>
      <w:r>
        <w:rPr>
          <w:rFonts w:ascii="Times New Roman" w:hAnsi="Times New Roman" w:cs="Times New Roman"/>
          <w:b/>
          <w:bCs/>
        </w:rPr>
        <w:t>patterns</w:t>
      </w:r>
      <w:commentRangeEnd w:id="59"/>
      <w:r>
        <w:rPr>
          <w:rStyle w:val="14"/>
          <w:kern w:val="0"/>
          <w14:ligatures w14:val="none"/>
        </w:rPr>
        <w:commentReference w:id="59"/>
      </w:r>
    </w:p>
    <w:p>
      <w:pPr>
        <w:spacing w:line="480" w:lineRule="auto"/>
        <w:rPr>
          <w:ins w:id="422" w:author="Cecilia Estalles" w:date="2025-10-20T16:27:00Z"/>
          <w:rFonts w:ascii="Times New Roman" w:hAnsi="Times New Roman" w:cs="Times New Roman"/>
          <w:lang w:val="en-CA"/>
        </w:rPr>
      </w:pPr>
      <w:ins w:id="423" w:author="Cecilia Estalles" w:date="2025-10-20T15:39:00Z">
        <w:r>
          <w:rPr>
            <w:rFonts w:ascii="Times New Roman" w:hAnsi="Times New Roman" w:cs="Times New Roman"/>
          </w:rPr>
          <w:t xml:space="preserve">As in other bird species where different portions of the song have been differentially associated with specific intra- and intersexual interactions (Beebee 2004; Kroodsma 2004), simple and complex songs in southern capuchinos may serve distinct behavioral functions. Because simple songs are repeatedly emitted in non-agonistic contexts such as foraging or dawn singing (Repenning et al. 2010; Areta et al. 2011), often serve as the introductory elements of more complex vocalizations used in male contests, and, in other avian systems, are themselves sufficient for species-specific recognition (Spector 1992; Kroodsma 2004), these songs may function to clearly and consistently advertise an individual’s presence within a territory without the need for elaborate displays (Slater 2000; Nelson and Poesel 2007). </w:t>
        </w:r>
      </w:ins>
      <w:del w:id="424" w:author="Cecilia Estalles" w:date="2025-10-20T15:39:00Z">
        <w:r>
          <w:rPr>
            <w:rFonts w:ascii="Times New Roman" w:hAnsi="Times New Roman" w:cs="Times New Roman"/>
            <w:lang w:val="en-CA"/>
          </w:rPr>
          <w:delText xml:space="preserve">As in other bird species where different portions of the song have been differentially associated with specific intra- and intersexual interactions (Beebee 2004; Kroodsma 2004), simple and complex songs </w:delText>
        </w:r>
      </w:del>
      <w:del w:id="425" w:author="Cecilia Estalles" w:date="2025-10-20T15:08:00Z">
        <w:r>
          <w:rPr>
            <w:rFonts w:ascii="Times New Roman" w:hAnsi="Times New Roman" w:cs="Times New Roman"/>
            <w:lang w:val="en-CA"/>
          </w:rPr>
          <w:delText xml:space="preserve">in southern capuchinos </w:delText>
        </w:r>
      </w:del>
      <w:del w:id="426" w:author="Cecilia Estalles" w:date="2025-10-20T15:39:00Z">
        <w:r>
          <w:rPr>
            <w:rFonts w:ascii="Times New Roman" w:hAnsi="Times New Roman" w:cs="Times New Roman"/>
            <w:lang w:val="en-CA"/>
          </w:rPr>
          <w:delText>may serve distinct behavioral functions during communication.</w:delText>
        </w:r>
      </w:del>
      <w:del w:id="427" w:author="Cecilia Estalles" w:date="2025-10-20T15:18:00Z">
        <w:r>
          <w:rPr>
            <w:rFonts w:ascii="Times New Roman" w:hAnsi="Times New Roman" w:cs="Times New Roman"/>
            <w:lang w:val="en-CA"/>
          </w:rPr>
          <w:delText xml:space="preserve"> </w:delText>
        </w:r>
      </w:del>
      <w:del w:id="428" w:author="Cecilia Estalles" w:date="2025-10-14T11:38:00Z">
        <w:r>
          <w:rPr>
            <w:rFonts w:ascii="Times New Roman" w:hAnsi="Times New Roman" w:cs="Times New Roman"/>
            <w:lang w:val="en-CA"/>
          </w:rPr>
          <w:delText xml:space="preserve">The simple songs of southern capuchinos are emitted repetitively during non-agonistic contexts such as foraging or dawn singing (Repenning et al. 2010; Areta et al. 2011), and in other songbirds, this type of vocalization alone </w:delText>
        </w:r>
      </w:del>
      <w:del w:id="429" w:author="Cecilia Estalles" w:date="2025-10-13T21:51:00Z">
        <w:r>
          <w:rPr>
            <w:rFonts w:ascii="Times New Roman" w:hAnsi="Times New Roman" w:cs="Times New Roman"/>
            <w:lang w:val="en-CA"/>
          </w:rPr>
          <w:delText xml:space="preserve">is </w:delText>
        </w:r>
      </w:del>
      <w:del w:id="430" w:author="Cecilia Estalles" w:date="2025-10-14T11:38:00Z">
        <w:r>
          <w:rPr>
            <w:rFonts w:ascii="Times New Roman" w:hAnsi="Times New Roman" w:cs="Times New Roman"/>
            <w:lang w:val="en-CA"/>
          </w:rPr>
          <w:delText xml:space="preserve">often sufficient for species-specific recognition (Spector 1992; Kroodsma 2004). Therefore, simple songs may function to clearly and consistently advertise an individual’s presence within a territory without requiring elaborate displays (Slater 2000; Nelson and Poesel 2007). </w:delText>
        </w:r>
      </w:del>
      <w:ins w:id="431" w:author="Cecilia Estalles" w:date="2025-10-20T15:21:00Z">
        <w:r>
          <w:rPr>
            <w:rFonts w:ascii="Times New Roman" w:hAnsi="Times New Roman" w:cs="Times New Roman"/>
          </w:rPr>
          <w:t xml:space="preserve">Therefore, reducing interspecific acoustic masking of these simple and stereotyped vocalizations may be </w:t>
        </w:r>
      </w:ins>
      <w:ins w:id="432" w:author="Cecilia Estalles" w:date="2025-10-20T15:22:00Z">
        <w:r>
          <w:rPr>
            <w:rFonts w:ascii="Times New Roman" w:hAnsi="Times New Roman" w:cs="Times New Roman"/>
          </w:rPr>
          <w:t>enough</w:t>
        </w:r>
      </w:ins>
      <w:ins w:id="433" w:author="Cecilia Estalles" w:date="2025-10-20T15:21:00Z">
        <w:r>
          <w:rPr>
            <w:rFonts w:ascii="Times New Roman" w:hAnsi="Times New Roman" w:cs="Times New Roman"/>
          </w:rPr>
          <w:t xml:space="preserve"> to ensure effective species recognition </w:t>
        </w:r>
      </w:ins>
      <w:del w:id="434" w:author="Cecilia Estalles" w:date="2025-10-14T11:38:00Z">
        <w:r>
          <w:rPr>
            <w:rFonts w:ascii="Times New Roman" w:hAnsi="Times New Roman" w:cs="Times New Roman"/>
            <w:lang w:val="en-CA"/>
          </w:rPr>
          <w:delText>M</w:delText>
        </w:r>
      </w:del>
      <w:del w:id="435" w:author="Cecilia Estalles" w:date="2025-10-20T15:21:00Z">
        <w:r>
          <w:rPr>
            <w:rFonts w:ascii="Times New Roman" w:hAnsi="Times New Roman" w:cs="Times New Roman"/>
            <w:lang w:val="en-CA"/>
          </w:rPr>
          <w:delText>inimizing interspecific acoustic masking of these simple and stereotyped vocalizations</w:delText>
        </w:r>
      </w:del>
      <w:del w:id="436" w:author="Cecilia Estalles" w:date="2025-10-14T11:53:00Z">
        <w:r>
          <w:rPr>
            <w:rFonts w:ascii="Times New Roman" w:hAnsi="Times New Roman" w:cs="Times New Roman"/>
            <w:lang w:val="en-CA"/>
          </w:rPr>
          <w:delText xml:space="preserve"> </w:delText>
        </w:r>
      </w:del>
      <w:del w:id="437" w:author="Cecilia Estalles" w:date="2025-10-20T15:21:00Z">
        <w:r>
          <w:rPr>
            <w:rFonts w:ascii="Times New Roman" w:hAnsi="Times New Roman" w:cs="Times New Roman"/>
            <w:lang w:val="en-CA"/>
          </w:rPr>
          <w:delText xml:space="preserve">may thus be </w:delText>
        </w:r>
      </w:del>
      <w:del w:id="438" w:author="Cecilia Estalles" w:date="2025-10-20T13:35:00Z">
        <w:r>
          <w:rPr>
            <w:rFonts w:ascii="Times New Roman" w:hAnsi="Times New Roman" w:cs="Times New Roman"/>
            <w:lang w:val="en-CA"/>
          </w:rPr>
          <w:delText xml:space="preserve">sufficient </w:delText>
        </w:r>
      </w:del>
      <w:del w:id="439" w:author="Cecilia Estalles" w:date="2025-10-13T21:52:00Z">
        <w:r>
          <w:rPr>
            <w:rFonts w:ascii="Times New Roman" w:hAnsi="Times New Roman" w:cs="Times New Roman"/>
            <w:lang w:val="en-CA"/>
          </w:rPr>
          <w:delText xml:space="preserve">to convey information about the sender’s identity and location </w:delText>
        </w:r>
      </w:del>
      <w:r>
        <w:rPr>
          <w:rFonts w:ascii="Times New Roman" w:hAnsi="Times New Roman" w:cs="Times New Roman"/>
          <w:lang w:val="en-CA"/>
        </w:rPr>
        <w:t xml:space="preserve">(Wilkins et al. 2013; Filer et al. 2021). </w:t>
      </w:r>
    </w:p>
    <w:p>
      <w:pPr>
        <w:spacing w:line="480" w:lineRule="auto"/>
        <w:rPr>
          <w:del w:id="440" w:author="Cecilia Estalles" w:date="2025-10-20T16:24:00Z"/>
          <w:rFonts w:ascii="Times New Roman" w:hAnsi="Times New Roman" w:cs="Times New Roman"/>
        </w:rPr>
      </w:pPr>
      <w:ins w:id="441" w:author="Cecilia Estalles" w:date="2025-10-20T16:24:00Z">
        <w:r>
          <w:rPr>
            <w:rFonts w:ascii="Times New Roman" w:hAnsi="Times New Roman" w:cs="Times New Roman"/>
          </w:rPr>
          <w:t xml:space="preserve">Contrary to our expectations, complex songs showed extensive overlap in sympatry. This pattern may indicate that vocal recognition relies primarily on simple songs and, as mentioned before, may simply reflect shared vocal adaptations of the species to common environmental conditions in each locality (Ey and Fischer 2009; Simpson et al. 2021). Alternatively, it could also provide adaptive advantages if, for example, similarity in complex songs helps individuals defend resources </w:t>
        </w:r>
      </w:ins>
      <w:ins w:id="442" w:author="Cecilia Estalles" w:date="2025-10-20T16:27:00Z">
        <w:r>
          <w:rPr>
            <w:rFonts w:ascii="Times New Roman" w:hAnsi="Times New Roman" w:cs="Times New Roman"/>
          </w:rPr>
          <w:t>not only from conspecifics but also fr</w:t>
        </w:r>
      </w:ins>
      <w:ins w:id="443" w:author="Cecilia Estalles" w:date="2025-10-20T16:28:00Z">
        <w:r>
          <w:rPr>
            <w:rFonts w:ascii="Times New Roman" w:hAnsi="Times New Roman" w:cs="Times New Roman"/>
          </w:rPr>
          <w:t xml:space="preserve">om other </w:t>
        </w:r>
      </w:ins>
      <w:ins w:id="444" w:author="Cecilia Estalles" w:date="2025-10-20T16:24:00Z">
        <w:r>
          <w:rPr>
            <w:rFonts w:ascii="Times New Roman" w:hAnsi="Times New Roman" w:cs="Times New Roman"/>
          </w:rPr>
          <w:t>syntopic heterospecific southern capuchinos, or</w:t>
        </w:r>
      </w:ins>
      <w:ins w:id="445" w:author="Cecilia Estalles" w:date="2025-10-20T16:52:00Z">
        <w:r>
          <w:rPr>
            <w:rFonts w:ascii="Times New Roman" w:hAnsi="Times New Roman" w:cs="Times New Roman"/>
          </w:rPr>
          <w:t xml:space="preserve"> even </w:t>
        </w:r>
      </w:ins>
      <w:ins w:id="446" w:author="Cecilia Estalles" w:date="2025-10-20T17:10:00Z">
        <w:r>
          <w:rPr>
            <w:rFonts w:ascii="Times New Roman" w:hAnsi="Times New Roman" w:cs="Times New Roman"/>
          </w:rPr>
          <w:t xml:space="preserve">if </w:t>
        </w:r>
      </w:ins>
      <w:ins w:id="447" w:author="Cecilia Estalles" w:date="2025-10-20T16:24:00Z">
        <w:r>
          <w:rPr>
            <w:rFonts w:ascii="Times New Roman" w:hAnsi="Times New Roman" w:cs="Times New Roman"/>
          </w:rPr>
          <w:t>other aspects of these</w:t>
        </w:r>
      </w:ins>
      <w:ins w:id="448" w:author="Cecilia Estalles" w:date="2025-10-20T16:28:00Z">
        <w:r>
          <w:rPr>
            <w:rFonts w:ascii="Times New Roman" w:hAnsi="Times New Roman" w:cs="Times New Roman"/>
          </w:rPr>
          <w:t xml:space="preserve"> type of </w:t>
        </w:r>
      </w:ins>
      <w:ins w:id="449" w:author="Cecilia Estalles" w:date="2025-10-20T16:24:00Z">
        <w:r>
          <w:rPr>
            <w:rFonts w:ascii="Times New Roman" w:hAnsi="Times New Roman" w:cs="Times New Roman"/>
          </w:rPr>
          <w:t xml:space="preserve">songs </w:t>
        </w:r>
      </w:ins>
      <w:ins w:id="450" w:author="Cecilia Estalles" w:date="2025-10-20T17:10:00Z">
        <w:r>
          <w:rPr>
            <w:rFonts w:ascii="Times New Roman" w:hAnsi="Times New Roman" w:cs="Times New Roman"/>
          </w:rPr>
          <w:t xml:space="preserve">are under selective preassures </w:t>
        </w:r>
      </w:ins>
      <w:ins w:id="451" w:author="Cecilia Estalles" w:date="2025-10-20T16:24:00Z">
        <w:r>
          <w:rPr>
            <w:rFonts w:ascii="Times New Roman" w:hAnsi="Times New Roman" w:cs="Times New Roman"/>
          </w:rPr>
          <w:t>such as complexity or repertoire size</w:t>
        </w:r>
      </w:ins>
      <w:ins w:id="452" w:author="Cecilia Estalles" w:date="2025-10-20T16:25:00Z">
        <w:r>
          <w:rPr>
            <w:rFonts w:ascii="Times New Roman" w:hAnsi="Times New Roman" w:cs="Times New Roman"/>
          </w:rPr>
          <w:t xml:space="preserve"> (</w:t>
        </w:r>
      </w:ins>
      <w:ins w:id="453" w:author="Cecilia Estalles" w:date="2025-10-20T16:24:00Z">
        <w:r>
          <w:rPr>
            <w:rFonts w:ascii="Times New Roman" w:hAnsi="Times New Roman" w:cs="Times New Roman"/>
          </w:rPr>
          <w:t>rather than on their differentiation</w:t>
        </w:r>
      </w:ins>
      <w:ins w:id="454" w:author="Cecilia Estalles" w:date="2025-10-20T16:25:00Z">
        <w:r>
          <w:rPr>
            <w:rFonts w:ascii="Times New Roman" w:hAnsi="Times New Roman" w:cs="Times New Roman"/>
          </w:rPr>
          <w:t>)</w:t>
        </w:r>
      </w:ins>
      <w:ins w:id="455" w:author="Cecilia Estalles" w:date="2025-10-20T16:24:00Z">
        <w:r>
          <w:rPr>
            <w:rFonts w:ascii="Times New Roman" w:hAnsi="Times New Roman" w:cs="Times New Roman"/>
          </w:rPr>
          <w:t>. Further research, including field experiments aimed at disentangling the communicative components and functions of these signals, will be essential to fully understand the differential patterns observed between simple and complex songs.</w:t>
        </w:r>
      </w:ins>
      <w:ins w:id="456" w:author="Cecilia Estalles" w:date="2025-10-20T16:26:00Z">
        <w:r>
          <w:rPr>
            <w:rFonts w:ascii="Times New Roman" w:hAnsi="Times New Roman" w:cs="Times New Roman"/>
          </w:rPr>
          <w:t xml:space="preserve"> </w:t>
        </w:r>
      </w:ins>
      <w:del w:id="457" w:author="Cecilia Estalles" w:date="2025-10-20T16:24:00Z">
        <w:r>
          <w:rPr>
            <w:rFonts w:ascii="Times New Roman" w:hAnsi="Times New Roman" w:cs="Times New Roman"/>
          </w:rPr>
          <w:delText xml:space="preserve">Contrary to our expectations, complex songs showed extensive overlap in sympatry. </w:delText>
        </w:r>
      </w:del>
      <w:del w:id="458" w:author="Cecilia Estalles" w:date="2025-10-13T21:52:00Z">
        <w:r>
          <w:rPr>
            <w:rFonts w:ascii="Times New Roman" w:hAnsi="Times New Roman" w:cs="Times New Roman"/>
          </w:rPr>
          <w:delText>As we mention, t</w:delText>
        </w:r>
      </w:del>
      <w:del w:id="459" w:author="Cecilia Estalles" w:date="2025-10-20T16:24:00Z">
        <w:r>
          <w:rPr>
            <w:rFonts w:ascii="Times New Roman" w:hAnsi="Times New Roman" w:cs="Times New Roman"/>
          </w:rPr>
          <w:delText xml:space="preserve">his pattern may simply reflect shared vocal responses of the species to common environmental conditions in each locality </w:delText>
        </w:r>
      </w:del>
      <w:del w:id="460" w:author="Cecilia Estalles" w:date="2025-10-20T15:26:00Z">
        <w:r>
          <w:rPr>
            <w:rFonts w:ascii="Times New Roman" w:hAnsi="Times New Roman" w:cs="Times New Roman"/>
          </w:rPr>
          <w:delText xml:space="preserve">as occurs in other sympatric groups of songbirds </w:delText>
        </w:r>
      </w:del>
      <w:del w:id="461" w:author="Cecilia Estalles" w:date="2025-10-20T16:24:00Z">
        <w:r>
          <w:rPr>
            <w:rFonts w:ascii="Times New Roman" w:hAnsi="Times New Roman" w:cs="Times New Roman"/>
          </w:rPr>
          <w:delText xml:space="preserve">(Ey and Fischer 2009; Simpson et al. 2021). </w:delText>
        </w:r>
      </w:del>
      <w:del w:id="462" w:author="Cecilia Estalles" w:date="2025-10-14T11:40:00Z">
        <w:r>
          <w:rPr>
            <w:rFonts w:ascii="Times New Roman" w:hAnsi="Times New Roman" w:cs="Times New Roman"/>
          </w:rPr>
          <w:delText>Alternatively, such overlap might also indicate the exchange of acoustic features between these extremely closely related species</w:delText>
        </w:r>
      </w:del>
      <w:del w:id="463" w:author="Cecilia Estalles" w:date="2025-10-13T21:52:00Z">
        <w:r>
          <w:rPr>
            <w:rFonts w:ascii="Times New Roman" w:hAnsi="Times New Roman" w:cs="Times New Roman"/>
          </w:rPr>
          <w:delText xml:space="preserve"> that breed in the same area</w:delText>
        </w:r>
      </w:del>
      <w:del w:id="464" w:author="Cecilia Estalles" w:date="2025-10-20T16:24:00Z">
        <w:r>
          <w:rPr>
            <w:rFonts w:ascii="Times New Roman" w:hAnsi="Times New Roman" w:cs="Times New Roman"/>
          </w:rPr>
          <w:delText xml:space="preserve">. </w:delText>
        </w:r>
      </w:del>
      <w:del w:id="465" w:author="Cecilia Estalles" w:date="2025-10-20T15:44:00Z">
        <w:r>
          <w:rPr>
            <w:rFonts w:ascii="Times New Roman" w:hAnsi="Times New Roman" w:cs="Times New Roman"/>
          </w:rPr>
          <w:delText xml:space="preserve">This </w:delText>
        </w:r>
      </w:del>
      <w:del w:id="466" w:author="Cecilia Estalles" w:date="2025-10-20T15:41:00Z">
        <w:r>
          <w:rPr>
            <w:rFonts w:ascii="Times New Roman" w:hAnsi="Times New Roman" w:cs="Times New Roman"/>
          </w:rPr>
          <w:delText xml:space="preserve">could </w:delText>
        </w:r>
      </w:del>
      <w:del w:id="467" w:author="Cecilia Estalles" w:date="2025-10-14T11:44:00Z">
        <w:r>
          <w:rPr>
            <w:rFonts w:ascii="Times New Roman" w:hAnsi="Times New Roman" w:cs="Times New Roman"/>
          </w:rPr>
          <w:delText>occur if species</w:delText>
        </w:r>
      </w:del>
      <w:del w:id="468" w:author="Cecilia Estalles" w:date="2025-10-20T15:45:00Z">
        <w:r>
          <w:rPr>
            <w:rFonts w:ascii="Times New Roman" w:hAnsi="Times New Roman" w:cs="Times New Roman"/>
          </w:rPr>
          <w:delText xml:space="preserve"> </w:delText>
        </w:r>
      </w:del>
      <w:del w:id="469" w:author="Cecilia Estalles" w:date="2025-10-20T16:24:00Z">
        <w:r>
          <w:rPr>
            <w:rFonts w:ascii="Times New Roman" w:hAnsi="Times New Roman" w:cs="Times New Roman"/>
          </w:rPr>
          <w:delText>recognition relies primarily on simple songs</w:delText>
        </w:r>
      </w:del>
      <w:del w:id="470" w:author="Cecilia Estalles" w:date="2025-10-20T15:30:00Z">
        <w:r>
          <w:rPr>
            <w:rFonts w:ascii="Times New Roman" w:hAnsi="Times New Roman" w:cs="Times New Roman"/>
          </w:rPr>
          <w:delText xml:space="preserve">, </w:delText>
        </w:r>
      </w:del>
      <w:del w:id="471" w:author="Cecilia Estalles" w:date="2025-10-20T16:24:00Z">
        <w:r>
          <w:rPr>
            <w:rFonts w:ascii="Times New Roman" w:hAnsi="Times New Roman" w:cs="Times New Roman"/>
          </w:rPr>
          <w:delText>as mentioned above</w:delText>
        </w:r>
      </w:del>
      <w:del w:id="472" w:author="Cecilia Estalles" w:date="2025-10-20T15:30:00Z">
        <w:r>
          <w:rPr>
            <w:rFonts w:ascii="Times New Roman" w:hAnsi="Times New Roman" w:cs="Times New Roman"/>
          </w:rPr>
          <w:delText>,</w:delText>
        </w:r>
      </w:del>
      <w:del w:id="473" w:author="Cecilia Estalles" w:date="2025-10-20T15:53:00Z">
        <w:r>
          <w:rPr>
            <w:rFonts w:ascii="Times New Roman" w:hAnsi="Times New Roman" w:cs="Times New Roman"/>
          </w:rPr>
          <w:delText xml:space="preserve"> or if </w:delText>
        </w:r>
      </w:del>
      <w:del w:id="474" w:author="Cecilia Estalles" w:date="2025-10-20T15:45:00Z">
        <w:r>
          <w:rPr>
            <w:rFonts w:ascii="Times New Roman" w:hAnsi="Times New Roman" w:cs="Times New Roman"/>
          </w:rPr>
          <w:delText xml:space="preserve">taking notes from other </w:delText>
        </w:r>
      </w:del>
      <w:del w:id="475" w:author="Cecilia Estalles" w:date="2025-10-14T11:45:00Z">
        <w:r>
          <w:rPr>
            <w:rFonts w:ascii="Times New Roman" w:hAnsi="Times New Roman" w:cs="Times New Roman"/>
          </w:rPr>
          <w:delText>species provides</w:delText>
        </w:r>
      </w:del>
      <w:del w:id="476" w:author="Cecilia Estalles" w:date="2025-10-20T15:45:00Z">
        <w:r>
          <w:rPr>
            <w:rFonts w:ascii="Times New Roman" w:hAnsi="Times New Roman" w:cs="Times New Roman"/>
          </w:rPr>
          <w:delText xml:space="preserve"> </w:delText>
        </w:r>
      </w:del>
      <w:del w:id="477" w:author="Cecilia Estalles" w:date="2025-10-20T16:24:00Z">
        <w:r>
          <w:rPr>
            <w:rFonts w:ascii="Times New Roman" w:hAnsi="Times New Roman" w:cs="Times New Roman"/>
          </w:rPr>
          <w:delText xml:space="preserve">adaptive advantage, </w:delText>
        </w:r>
      </w:del>
      <w:del w:id="478" w:author="Cecilia Estalles" w:date="2025-10-20T15:53:00Z">
        <w:r>
          <w:rPr>
            <w:rFonts w:ascii="Times New Roman" w:hAnsi="Times New Roman" w:cs="Times New Roman"/>
          </w:rPr>
          <w:delText>for instance, by increasing repertoire size,</w:delText>
        </w:r>
      </w:del>
      <w:del w:id="479" w:author="Cecilia Estalles" w:date="2025-10-20T15:56:00Z">
        <w:r>
          <w:rPr>
            <w:rFonts w:ascii="Times New Roman" w:hAnsi="Times New Roman" w:cs="Times New Roman"/>
          </w:rPr>
          <w:delText xml:space="preserve"> whi</w:delText>
        </w:r>
      </w:del>
      <w:del w:id="480" w:author="Cecilia Estalles" w:date="2025-10-20T15:57:00Z">
        <w:r>
          <w:rPr>
            <w:rFonts w:ascii="Times New Roman" w:hAnsi="Times New Roman" w:cs="Times New Roman"/>
          </w:rPr>
          <w:delText xml:space="preserve">ch may be beneficial during </w:delText>
        </w:r>
      </w:del>
      <w:del w:id="481" w:author="Cecilia Estalles" w:date="2025-10-20T16:24:00Z">
        <w:r>
          <w:rPr>
            <w:rFonts w:ascii="Times New Roman" w:hAnsi="Times New Roman" w:cs="Times New Roman"/>
          </w:rPr>
          <w:delText xml:space="preserve">male–male interactions or in attracting females. Further research, including field experiments designed to disentangle the communicative components and functions of these signals, will be essential to fully understand the differential patterns observed between simple and complex songs. </w:delText>
        </w:r>
      </w:del>
    </w:p>
    <w:p>
      <w:pPr>
        <w:spacing w:line="480" w:lineRule="auto"/>
        <w:rPr>
          <w:ins w:id="482" w:author="Cecilia Estalles" w:date="2025-10-20T16:26:00Z"/>
          <w:rFonts w:ascii="Times New Roman" w:hAnsi="Times New Roman" w:cs="Times New Roman"/>
        </w:rPr>
      </w:pPr>
    </w:p>
    <w:p>
      <w:pPr>
        <w:spacing w:line="480" w:lineRule="auto"/>
        <w:rPr>
          <w:rFonts w:ascii="Times New Roman" w:hAnsi="Times New Roman" w:cs="Times New Roman"/>
          <w:b/>
          <w:bCs/>
        </w:rPr>
      </w:pPr>
      <w:r>
        <w:rPr>
          <w:rFonts w:ascii="Times New Roman" w:hAnsi="Times New Roman" w:cs="Times New Roman"/>
          <w:b/>
          <w:bCs/>
        </w:rPr>
        <w:t>Effect of Geographic Distance on Vocalizations</w:t>
      </w:r>
    </w:p>
    <w:p>
      <w:pPr>
        <w:spacing w:line="480" w:lineRule="auto"/>
        <w:rPr>
          <w:ins w:id="483" w:author="Cecilia Estalles" w:date="2026-01-27T09:45:00Z"/>
          <w:rFonts w:ascii="Times New Roman" w:hAnsi="Times New Roman" w:cs="Times New Roman"/>
        </w:rPr>
      </w:pPr>
      <w:ins w:id="484" w:author="Cecilia Estalles" w:date="2026-01-27T09:45:00Z">
        <w:r>
          <w:rPr>
            <w:rFonts w:ascii="Times New Roman" w:hAnsi="Times New Roman" w:cs="Times New Roman"/>
          </w:rPr>
          <w:t xml:space="preserve">The MRM analyses revealed a weak signature of acoustic differentiation by distance in the overall properties of simple and complex songs among individuals. This pattern is consistent with the acoustic overlap observed in PC1 among sympatric populations and with the idea that geographically distant populations accumulate acoustic differences in response to diverse environmental and biological factors (Ryan and Brenowitz 1985; Catchpole and Slater 2003; Wilkins et al. 2013). In contrast, temporal and frequency parameters were, as in the other analyses, more strongly associated with species and individual identity, suggesting that intrinsic sources of variation may overshadow spatially structured divergence in these components. </w:t>
        </w:r>
      </w:ins>
    </w:p>
    <w:p>
      <w:pPr>
        <w:spacing w:line="480" w:lineRule="auto"/>
        <w:rPr>
          <w:ins w:id="485" w:author="Cecilia Estalles" w:date="2025-10-14T16:29:00Z"/>
          <w:rFonts w:ascii="Times New Roman" w:hAnsi="Times New Roman" w:cs="Times New Roman"/>
        </w:rPr>
      </w:pPr>
      <w:ins w:id="486" w:author="Cecilia Estalles" w:date="2026-01-27T09:47:00Z">
        <w:r>
          <w:rPr>
            <w:rFonts w:ascii="Times New Roman" w:hAnsi="Times New Roman" w:cs="Times New Roman"/>
          </w:rPr>
          <w:t xml:space="preserve">The Mantel test performed to better understand how geographic distance influences each vocalization type in the four southern capuchino species showed that the two species sampled across multiple localities in this study, </w:t>
        </w:r>
      </w:ins>
      <w:ins w:id="487" w:author="Cecilia Estalles" w:date="2026-01-27T09:47:00Z">
        <w:r>
          <w:rPr>
            <w:rFonts w:ascii="Times New Roman" w:hAnsi="Times New Roman" w:cs="Times New Roman"/>
            <w:i/>
            <w:iCs/>
            <w:rPrChange w:id="488" w:author="Cecilia Estalles" w:date="2026-01-27T09:47:00Z">
              <w:rPr>
                <w:rFonts w:ascii="Times New Roman" w:hAnsi="Times New Roman" w:cs="Times New Roman"/>
              </w:rPr>
            </w:rPrChange>
          </w:rPr>
          <w:t xml:space="preserve">S. </w:t>
        </w:r>
      </w:ins>
      <w:ins w:id="489" w:author="Cecilia Estalles" w:date="2026-01-27T09:47:00Z">
        <w:r>
          <w:rPr>
            <w:rFonts w:ascii="Times New Roman" w:hAnsi="Times New Roman" w:cs="Times New Roman"/>
            <w:i/>
            <w:iCs/>
            <w:rPrChange w:id="490" w:author="Cecilia Estalles" w:date="2026-01-27T09:47:00Z">
              <w:rPr>
                <w:rFonts w:ascii="Times New Roman" w:hAnsi="Times New Roman" w:cs="Times New Roman"/>
              </w:rPr>
            </w:rPrChange>
          </w:rPr>
          <w:t>hypoxantha</w:t>
        </w:r>
      </w:ins>
      <w:ins w:id="491" w:author="Cecilia Estalles" w:date="2026-01-27T09:47:00Z">
        <w:r>
          <w:rPr>
            <w:rFonts w:ascii="Times New Roman" w:hAnsi="Times New Roman" w:cs="Times New Roman"/>
          </w:rPr>
          <w:t xml:space="preserve"> and </w:t>
        </w:r>
      </w:ins>
      <w:ins w:id="492" w:author="Cecilia Estalles" w:date="2026-01-27T09:47:00Z">
        <w:r>
          <w:rPr>
            <w:rFonts w:ascii="Times New Roman" w:hAnsi="Times New Roman" w:cs="Times New Roman"/>
            <w:i/>
            <w:iCs/>
            <w:rPrChange w:id="493" w:author="Cecilia Estalles" w:date="2026-01-27T09:47:00Z">
              <w:rPr>
                <w:rFonts w:ascii="Times New Roman" w:hAnsi="Times New Roman" w:cs="Times New Roman"/>
              </w:rPr>
            </w:rPrChange>
          </w:rPr>
          <w:t>S. ruficollis</w:t>
        </w:r>
      </w:ins>
      <w:ins w:id="494" w:author="Cecilia Estalles" w:date="2026-01-27T09:47:00Z">
        <w:r>
          <w:rPr>
            <w:rFonts w:ascii="Times New Roman" w:hAnsi="Times New Roman" w:cs="Times New Roman"/>
          </w:rPr>
          <w:t xml:space="preserve">, exhibited a positive relationship between geographic and acoustic distances. </w:t>
        </w:r>
      </w:ins>
      <w:del w:id="495" w:author="Cecilia Estalles" w:date="2026-01-26T12:01:00Z">
        <w:r>
          <w:rPr>
            <w:rFonts w:ascii="Times New Roman" w:hAnsi="Times New Roman" w:cs="Times New Roman"/>
          </w:rPr>
          <w:delText>T</w:delText>
        </w:r>
      </w:del>
      <w:del w:id="496" w:author="Cecilia Estalles" w:date="2026-01-26T12:03:00Z">
        <w:r>
          <w:rPr>
            <w:rFonts w:ascii="Times New Roman" w:hAnsi="Times New Roman" w:cs="Times New Roman"/>
          </w:rPr>
          <w:delText xml:space="preserve">he two species recorded across multiple localities in this study, </w:delText>
        </w:r>
      </w:del>
      <w:del w:id="497" w:author="Cecilia Estalles" w:date="2026-01-26T12:03:00Z">
        <w:r>
          <w:rPr>
            <w:rFonts w:ascii="Times New Roman" w:hAnsi="Times New Roman" w:cs="Times New Roman"/>
            <w:i/>
            <w:iCs/>
            <w:rPrChange w:id="498" w:author="Cecilia Estalles" w:date="2025-10-20T15:31:00Z">
              <w:rPr>
                <w:rFonts w:ascii="Times New Roman" w:hAnsi="Times New Roman" w:cs="Times New Roman"/>
              </w:rPr>
            </w:rPrChange>
          </w:rPr>
          <w:delText>S. hypoxantha</w:delText>
        </w:r>
      </w:del>
      <w:del w:id="499" w:author="Cecilia Estalles" w:date="2026-01-26T12:03:00Z">
        <w:r>
          <w:rPr>
            <w:rFonts w:ascii="Times New Roman" w:hAnsi="Times New Roman" w:cs="Times New Roman"/>
          </w:rPr>
          <w:delText xml:space="preserve"> and </w:delText>
        </w:r>
      </w:del>
      <w:del w:id="500" w:author="Cecilia Estalles" w:date="2026-01-26T12:03:00Z">
        <w:r>
          <w:rPr>
            <w:rFonts w:ascii="Times New Roman" w:hAnsi="Times New Roman" w:cs="Times New Roman"/>
            <w:i/>
            <w:iCs/>
            <w:rPrChange w:id="501" w:author="Cecilia Estalles" w:date="2025-10-20T15:31:00Z">
              <w:rPr>
                <w:rFonts w:ascii="Times New Roman" w:hAnsi="Times New Roman" w:cs="Times New Roman"/>
              </w:rPr>
            </w:rPrChange>
          </w:rPr>
          <w:delText>S. ruficollis</w:delText>
        </w:r>
      </w:del>
      <w:del w:id="502" w:author="Cecilia Estalles" w:date="2026-01-26T12:03:00Z">
        <w:r>
          <w:rPr>
            <w:rFonts w:ascii="Times New Roman" w:hAnsi="Times New Roman" w:cs="Times New Roman"/>
          </w:rPr>
          <w:delText xml:space="preserve">, showed a positive correlation between geographic and acoustic distance. </w:delText>
        </w:r>
      </w:del>
      <w:r>
        <w:rPr>
          <w:rFonts w:ascii="Times New Roman" w:hAnsi="Times New Roman" w:cs="Times New Roman"/>
        </w:rPr>
        <w:t xml:space="preserve">These </w:t>
      </w:r>
      <w:del w:id="503" w:author="Cecilia Estalles" w:date="2026-01-27T09:22:00Z">
        <w:r>
          <w:rPr>
            <w:rFonts w:ascii="Times New Roman" w:hAnsi="Times New Roman" w:cs="Times New Roman"/>
          </w:rPr>
          <w:delText xml:space="preserve">species </w:delText>
        </w:r>
      </w:del>
      <w:ins w:id="504" w:author="Cecilia Estalles" w:date="2026-01-27T09:22:00Z">
        <w:r>
          <w:rPr>
            <w:rFonts w:ascii="Times New Roman" w:hAnsi="Times New Roman" w:cs="Times New Roman"/>
          </w:rPr>
          <w:t xml:space="preserve">southern capuchinos </w:t>
        </w:r>
      </w:ins>
      <w:r>
        <w:rPr>
          <w:rFonts w:ascii="Times New Roman" w:hAnsi="Times New Roman" w:cs="Times New Roman"/>
        </w:rPr>
        <w:t xml:space="preserve">have broader geographic distributions than the other two </w:t>
      </w:r>
      <w:del w:id="505" w:author="Cecilia Estalles" w:date="2026-01-27T09:22:00Z">
        <w:r>
          <w:rPr>
            <w:rFonts w:ascii="Times New Roman" w:hAnsi="Times New Roman" w:cs="Times New Roman"/>
          </w:rPr>
          <w:delText xml:space="preserve">southern capuchinos </w:delText>
        </w:r>
      </w:del>
      <w:r>
        <w:rPr>
          <w:rFonts w:ascii="Times New Roman" w:hAnsi="Times New Roman" w:cs="Times New Roman"/>
        </w:rPr>
        <w:t>and exhibit regional song variants (regiolects) associated with habitat</w:t>
      </w:r>
      <w:ins w:id="506" w:author="Cecilia Estalles" w:date="2026-01-27T09:23:00Z">
        <w:r>
          <w:rPr>
            <w:rFonts w:ascii="Times New Roman" w:hAnsi="Times New Roman" w:cs="Times New Roman"/>
          </w:rPr>
          <w:t xml:space="preserve"> </w:t>
        </w:r>
      </w:ins>
      <w:del w:id="507" w:author="Cecilia Estalles" w:date="2026-01-27T09:23:00Z">
        <w:r>
          <w:rPr>
            <w:rFonts w:ascii="Times New Roman" w:hAnsi="Times New Roman" w:cs="Times New Roman"/>
          </w:rPr>
          <w:delText>-</w:delText>
        </w:r>
      </w:del>
      <w:r>
        <w:rPr>
          <w:rFonts w:ascii="Times New Roman" w:hAnsi="Times New Roman" w:cs="Times New Roman"/>
        </w:rPr>
        <w:t>based segregation during the breeding season and a high degree of philopatry (Areta et al. 2011; Areta &amp; Repenning 2011). Moreover, philopatry may potentially limit the exchange of acoustic features among isolated populations, leading individuals to adjust their vocalizations to local environmental conditions and community composition (Catchpole &amp; Slater 2003; Wilkins et al. 2013). This pattern does not contradict the sexual character displacement hypothesis tested in this study, as the reinforced differentiation between heterospecific sympatric southern capuchinos in each locality likely represents part of the environmental constraints faced across their distributional ranges. Complex songs were more homogeneous across the species’ geographic ranges</w:t>
      </w:r>
      <w:ins w:id="508" w:author="Cecilia Estalles" w:date="2025-10-23T15:15:00Z">
        <w:r>
          <w:rPr>
            <w:rFonts w:ascii="Times New Roman" w:hAnsi="Times New Roman" w:cs="Times New Roman"/>
          </w:rPr>
          <w:t xml:space="preserve"> (</w:t>
        </w:r>
      </w:ins>
      <w:del w:id="509" w:author="Cecilia Estalles" w:date="2025-10-23T15:15:00Z">
        <w:r>
          <w:rPr>
            <w:rFonts w:ascii="Times New Roman" w:hAnsi="Times New Roman" w:cs="Times New Roman"/>
          </w:rPr>
          <w:delText>—</w:delText>
        </w:r>
      </w:del>
      <w:r>
        <w:rPr>
          <w:rFonts w:ascii="Times New Roman" w:hAnsi="Times New Roman" w:cs="Times New Roman"/>
        </w:rPr>
        <w:t>a pattern consistent with our other analyses</w:t>
      </w:r>
      <w:ins w:id="510" w:author="Cecilia Estalles" w:date="2025-10-23T15:15:00Z">
        <w:r>
          <w:rPr>
            <w:rFonts w:ascii="Times New Roman" w:hAnsi="Times New Roman" w:cs="Times New Roman"/>
          </w:rPr>
          <w:t>)</w:t>
        </w:r>
      </w:ins>
      <w:del w:id="511" w:author="Cecilia Estalles" w:date="2025-10-23T15:15:00Z">
        <w:r>
          <w:rPr>
            <w:rFonts w:ascii="Times New Roman" w:hAnsi="Times New Roman" w:cs="Times New Roman"/>
          </w:rPr>
          <w:delText>—</w:delText>
        </w:r>
      </w:del>
      <w:r>
        <w:rPr>
          <w:rFonts w:ascii="Times New Roman" w:hAnsi="Times New Roman" w:cs="Times New Roman"/>
        </w:rPr>
        <w:t xml:space="preserve">with only slight intraspecific variation detected in </w:t>
      </w:r>
      <w:r>
        <w:rPr>
          <w:rFonts w:ascii="Times New Roman" w:hAnsi="Times New Roman" w:cs="Times New Roman"/>
          <w:i/>
          <w:iCs/>
          <w:rPrChange w:id="512" w:author="Cecilia Estalles" w:date="2025-10-20T16:29:00Z">
            <w:rPr>
              <w:rFonts w:ascii="Times New Roman" w:hAnsi="Times New Roman" w:cs="Times New Roman"/>
            </w:rPr>
          </w:rPrChange>
        </w:rPr>
        <w:t xml:space="preserve">S. </w:t>
      </w:r>
      <w:r>
        <w:rPr>
          <w:rFonts w:ascii="Times New Roman" w:hAnsi="Times New Roman" w:cs="Times New Roman"/>
          <w:i/>
          <w:iCs/>
          <w:rPrChange w:id="513" w:author="Cecilia Estalles" w:date="2025-10-20T16:29:00Z">
            <w:rPr>
              <w:rFonts w:ascii="Times New Roman" w:hAnsi="Times New Roman" w:cs="Times New Roman"/>
            </w:rPr>
          </w:rPrChange>
        </w:rPr>
        <w:t>iberaensis</w:t>
      </w:r>
      <w:r>
        <w:rPr>
          <w:rFonts w:ascii="Times New Roman" w:hAnsi="Times New Roman" w:cs="Times New Roman"/>
        </w:rPr>
        <w:t xml:space="preserve">. </w:t>
      </w:r>
      <w:del w:id="514" w:author="Cecilia Estalles" w:date="2025-10-20T16:33:00Z">
        <w:r>
          <w:rPr>
            <w:rFonts w:ascii="Times New Roman" w:hAnsi="Times New Roman" w:cs="Times New Roman"/>
          </w:rPr>
          <w:delText xml:space="preserve">As mentioned above, this could occur if only simple songs, and not complex songs, are </w:delText>
        </w:r>
      </w:del>
      <w:del w:id="515" w:author="Cecilia Estalles" w:date="2025-10-20T16:30:00Z">
        <w:r>
          <w:rPr>
            <w:rFonts w:ascii="Times New Roman" w:hAnsi="Times New Roman" w:cs="Times New Roman"/>
          </w:rPr>
          <w:delText>being selected to maximize recognition among conspecific individuals in each locality</w:delText>
        </w:r>
      </w:del>
      <w:del w:id="516" w:author="Cecilia Estalles" w:date="2025-10-20T16:33:00Z">
        <w:r>
          <w:rPr>
            <w:rFonts w:ascii="Times New Roman" w:hAnsi="Times New Roman" w:cs="Times New Roman"/>
          </w:rPr>
          <w:delText>.</w:delText>
        </w:r>
      </w:del>
    </w:p>
    <w:p>
      <w:pPr>
        <w:spacing w:line="480" w:lineRule="auto"/>
        <w:rPr>
          <w:ins w:id="517" w:author="Cecilia Estalles" w:date="2025-10-14T15:56:00Z"/>
          <w:rFonts w:ascii="Times New Roman" w:hAnsi="Times New Roman" w:cs="Times New Roman"/>
        </w:rPr>
      </w:pPr>
      <w:ins w:id="518" w:author="Cecilia Estalles" w:date="2025-10-14T16:29:00Z">
        <w:r>
          <w:rPr>
            <w:rFonts w:ascii="Times New Roman" w:hAnsi="Times New Roman" w:cs="Times New Roman"/>
          </w:rPr>
          <w:t xml:space="preserve">The acoustic differentiation of </w:t>
        </w:r>
      </w:ins>
      <w:ins w:id="519" w:author="Cecilia Estalles" w:date="2025-10-14T16:29:00Z">
        <w:r>
          <w:rPr>
            <w:rFonts w:ascii="Times New Roman" w:hAnsi="Times New Roman" w:cs="Times New Roman"/>
            <w:i/>
            <w:iCs/>
          </w:rPr>
          <w:t>S. ruficollis</w:t>
        </w:r>
      </w:ins>
      <w:ins w:id="520" w:author="Cecilia Estalles" w:date="2025-10-14T16:29:00Z">
        <w:r>
          <w:rPr>
            <w:rFonts w:ascii="Times New Roman" w:hAnsi="Times New Roman" w:cs="Times New Roman"/>
          </w:rPr>
          <w:t xml:space="preserve"> in Salta (northwestern population) from the northeastern and central</w:t>
        </w:r>
      </w:ins>
      <w:ins w:id="521" w:author="Cecilia Estalles" w:date="2026-01-27T09:40:00Z">
        <w:r>
          <w:rPr>
            <w:rFonts w:ascii="Times New Roman" w:hAnsi="Times New Roman" w:cs="Times New Roman"/>
          </w:rPr>
          <w:t xml:space="preserve"> </w:t>
        </w:r>
      </w:ins>
      <w:ins w:id="522" w:author="Cecilia Estalles" w:date="2026-01-27T09:40:00Z">
        <w:r>
          <w:rPr>
            <w:rFonts w:ascii="Times New Roman" w:hAnsi="Times New Roman" w:cs="Times New Roman"/>
            <w:i/>
            <w:iCs/>
          </w:rPr>
          <w:t>S. ruficollis</w:t>
        </w:r>
      </w:ins>
      <w:ins w:id="523" w:author="Cecilia Estalles" w:date="2025-10-14T16:29:00Z">
        <w:r>
          <w:rPr>
            <w:rFonts w:ascii="Times New Roman" w:hAnsi="Times New Roman" w:cs="Times New Roman"/>
          </w:rPr>
          <w:t xml:space="preserve"> populations was, in some cases, comparable to that observed in interspecific contrasts (Figure 5; Supplementary Figure 2; Supplementary Tables 10–13). We suggest that the differentiation observed here is likely associated with the geographic isolation of this population, which </w:t>
        </w:r>
      </w:ins>
      <w:ins w:id="524" w:author="Cecilia Estalles" w:date="2026-01-27T09:41:00Z">
        <w:r>
          <w:rPr>
            <w:rFonts w:ascii="Times New Roman" w:hAnsi="Times New Roman" w:cs="Times New Roman"/>
          </w:rPr>
          <w:t xml:space="preserve">probably </w:t>
        </w:r>
      </w:ins>
      <w:ins w:id="525" w:author="Cecilia Estalles" w:date="2025-10-14T16:29:00Z">
        <w:r>
          <w:rPr>
            <w:rFonts w:ascii="Times New Roman" w:hAnsi="Times New Roman" w:cs="Times New Roman"/>
          </w:rPr>
          <w:t xml:space="preserve">restricts the exchange of acoustic features with other </w:t>
        </w:r>
      </w:ins>
      <w:ins w:id="526" w:author="Cecilia Estalles" w:date="2025-10-14T16:29:00Z">
        <w:r>
          <w:rPr>
            <w:rFonts w:ascii="Times New Roman" w:hAnsi="Times New Roman" w:cs="Times New Roman"/>
            <w:i/>
            <w:iCs/>
          </w:rPr>
          <w:t>S. ruficollis</w:t>
        </w:r>
      </w:ins>
      <w:ins w:id="527" w:author="Cecilia Estalles" w:date="2025-10-14T16:29:00Z">
        <w:r>
          <w:rPr>
            <w:rFonts w:ascii="Times New Roman" w:hAnsi="Times New Roman" w:cs="Times New Roman"/>
          </w:rPr>
          <w:t xml:space="preserve"> populations and thereby facilitates the emergence and fixation of novel acoustic traits (Catchpole &amp; Slater 2003; Wilkins et al. 2013). In addition, the distinct environmental and ecological conditions in Salta may also be redefining the species’ acoustic window in this region, at least during the breeding season (Wilkins et al. 2013).</w:t>
        </w:r>
      </w:ins>
    </w:p>
    <w:p>
      <w:pPr>
        <w:spacing w:line="480" w:lineRule="auto"/>
        <w:rPr>
          <w:del w:id="528" w:author="Cecilia Estalles" w:date="2025-10-14T16:29:00Z"/>
          <w:rFonts w:ascii="Times New Roman" w:hAnsi="Times New Roman" w:cs="Times New Roman"/>
          <w:b/>
          <w:bCs/>
        </w:rPr>
      </w:pPr>
      <w:del w:id="529" w:author="Cecilia Estalles" w:date="2025-10-14T16:29:00Z">
        <w:r>
          <w:rPr>
            <w:rFonts w:ascii="Times New Roman" w:hAnsi="Times New Roman" w:cs="Times New Roman"/>
            <w:b/>
            <w:bCs/>
          </w:rPr>
          <w:delText xml:space="preserve">The population of </w:delText>
        </w:r>
      </w:del>
      <w:del w:id="530" w:author="Cecilia Estalles" w:date="2025-10-14T16:29:00Z">
        <w:r>
          <w:rPr>
            <w:rFonts w:ascii="Times New Roman" w:hAnsi="Times New Roman" w:cs="Times New Roman"/>
            <w:b/>
            <w:bCs/>
            <w:i/>
            <w:iCs/>
          </w:rPr>
          <w:delText>S. ruficollis</w:delText>
        </w:r>
      </w:del>
      <w:del w:id="531" w:author="Cecilia Estalles" w:date="2025-10-14T16:29:00Z">
        <w:r>
          <w:rPr>
            <w:rFonts w:ascii="Times New Roman" w:hAnsi="Times New Roman" w:cs="Times New Roman"/>
            <w:b/>
            <w:bCs/>
          </w:rPr>
          <w:delText xml:space="preserve"> in Salta</w:delText>
        </w:r>
      </w:del>
    </w:p>
    <w:p>
      <w:pPr>
        <w:spacing w:line="480" w:lineRule="auto"/>
        <w:rPr>
          <w:del w:id="532" w:author="Cecilia Estalles" w:date="2025-10-14T16:29:00Z"/>
          <w:rFonts w:ascii="Times New Roman" w:hAnsi="Times New Roman" w:cs="Times New Roman"/>
        </w:rPr>
      </w:pPr>
      <w:del w:id="533" w:author="Cecilia Estalles" w:date="2025-10-14T16:29:00Z">
        <w:r>
          <w:rPr>
            <w:rFonts w:ascii="Times New Roman" w:hAnsi="Times New Roman" w:cs="Times New Roman"/>
          </w:rPr>
          <w:delText xml:space="preserve">The acoustic differentiation of </w:delText>
        </w:r>
      </w:del>
      <w:del w:id="534" w:author="Cecilia Estalles" w:date="2025-10-14T16:29:00Z">
        <w:r>
          <w:rPr>
            <w:rFonts w:ascii="Times New Roman" w:hAnsi="Times New Roman" w:cs="Times New Roman"/>
            <w:i/>
            <w:iCs/>
          </w:rPr>
          <w:delText>S. ruficollis</w:delText>
        </w:r>
      </w:del>
      <w:del w:id="535" w:author="Cecilia Estalles" w:date="2025-10-14T16:29:00Z">
        <w:r>
          <w:rPr>
            <w:rFonts w:ascii="Times New Roman" w:hAnsi="Times New Roman" w:cs="Times New Roman"/>
          </w:rPr>
          <w:delText xml:space="preserve"> in Salta was, in some cases, comparable to that observed in interspecific contrasts (Figure 5, Supplementary Figure 2, Supplementary Tables 10–13). </w:delText>
        </w:r>
      </w:del>
      <w:del w:id="536" w:author="Cecilia Estalles" w:date="2025-10-14T16:29:00Z">
        <w:r>
          <w:rPr>
            <w:rFonts w:ascii="Times New Roman" w:hAnsi="Times New Roman" w:cs="Times New Roman"/>
            <w:i/>
            <w:iCs/>
          </w:rPr>
          <w:delText>S. ruficollis</w:delText>
        </w:r>
      </w:del>
      <w:del w:id="537" w:author="Cecilia Estalles" w:date="2025-10-14T16:29:00Z">
        <w:r>
          <w:rPr>
            <w:rFonts w:ascii="Times New Roman" w:hAnsi="Times New Roman" w:cs="Times New Roman"/>
          </w:rPr>
          <w:delText xml:space="preserve"> in Salta is relatively new in the ornithological records and  differed with thethe northeastern and central populations (i.e., the </w:delText>
        </w:r>
      </w:del>
      <w:del w:id="538" w:author="Cecilia Estalles" w:date="2025-10-14T16:29:00Z">
        <w:r>
          <w:rPr>
            <w:rFonts w:ascii="Times New Roman" w:hAnsi="Times New Roman" w:cs="Times New Roman"/>
            <w:i/>
            <w:iCs/>
          </w:rPr>
          <w:delText>S. ruficollis</w:delText>
        </w:r>
      </w:del>
      <w:del w:id="539" w:author="Cecilia Estalles" w:date="2025-10-14T16:29:00Z">
        <w:r>
          <w:rPr>
            <w:rFonts w:ascii="Times New Roman" w:hAnsi="Times New Roman" w:cs="Times New Roman"/>
          </w:rPr>
          <w:delText xml:space="preserve"> populations from ER and E)in some cases, comparable to that observed in interspecific contrasts. We think that geographic distance might be strongly isolating the flux of acoustic features with the rest of the  </w:delText>
        </w:r>
      </w:del>
      <w:del w:id="540" w:author="Cecilia Estalles" w:date="2025-10-14T16:29:00Z">
        <w:r>
          <w:rPr>
            <w:rFonts w:ascii="Times New Roman" w:hAnsi="Times New Roman" w:cs="Times New Roman"/>
            <w:i/>
            <w:iCs/>
          </w:rPr>
          <w:delText>S. ruficollis</w:delText>
        </w:r>
      </w:del>
      <w:del w:id="541" w:author="Cecilia Estalles" w:date="2025-10-14T16:29:00Z">
        <w:r>
          <w:rPr>
            <w:rFonts w:ascii="Times New Roman" w:hAnsi="Times New Roman" w:cs="Times New Roman"/>
          </w:rPr>
          <w:delText xml:space="preserve"> populations and , enabling the emergence and fixation of new acoustic features (Catchpole &amp; Slater 2003; Wilkins et al. 2013). In addition, the distinct environmental and ecological conditions in Salta, could also be redefining the species' acoustic window in this region at least during the breeding season (Wilkins et al. 2013). </w:delText>
        </w:r>
      </w:del>
    </w:p>
    <w:p>
      <w:pPr>
        <w:spacing w:line="480" w:lineRule="auto"/>
        <w:rPr>
          <w:rFonts w:ascii="Times New Roman" w:hAnsi="Times New Roman" w:cs="Times New Roman"/>
          <w:b/>
          <w:bCs/>
        </w:rPr>
      </w:pPr>
      <w:r>
        <w:rPr>
          <w:rFonts w:ascii="Times New Roman" w:hAnsi="Times New Roman" w:cs="Times New Roman"/>
          <w:b/>
          <w:bCs/>
        </w:rPr>
        <w:t xml:space="preserve">Final remarks </w:t>
      </w:r>
    </w:p>
    <w:p>
      <w:pPr>
        <w:spacing w:line="480" w:lineRule="auto"/>
        <w:rPr>
          <w:rFonts w:ascii="Times New Roman" w:hAnsi="Times New Roman" w:cs="Times New Roman"/>
        </w:rPr>
      </w:pPr>
      <w:r>
        <w:rPr>
          <w:rFonts w:ascii="Times New Roman" w:hAnsi="Times New Roman" w:cs="Times New Roman"/>
        </w:rPr>
        <w:t xml:space="preserve">Despite southern capuchino species being easily distinguished in nature by their songs, our analyses suggest that various aspects of this behavioral trait are largely conserved across species and populations. This similarity is consistent with the low morphological and genomic differentiation in this recent radiation and could </w:t>
      </w:r>
      <w:del w:id="542" w:author="Cecilia Estalles" w:date="2025-10-14T16:30:00Z">
        <w:r>
          <w:rPr>
            <w:rFonts w:ascii="Times New Roman" w:hAnsi="Times New Roman" w:cs="Times New Roman"/>
          </w:rPr>
          <w:delText>associate</w:delText>
        </w:r>
      </w:del>
      <w:ins w:id="543" w:author="Cecilia Estalles" w:date="2025-10-14T16:30:00Z">
        <w:r>
          <w:rPr>
            <w:rFonts w:ascii="Times New Roman" w:hAnsi="Times New Roman" w:cs="Times New Roman"/>
          </w:rPr>
          <w:t>be associated</w:t>
        </w:r>
      </w:ins>
      <w:r>
        <w:rPr>
          <w:rFonts w:ascii="Times New Roman" w:hAnsi="Times New Roman" w:cs="Times New Roman"/>
        </w:rPr>
        <w:t xml:space="preserve"> with a significant flux of acoustic properties among individuals of different species. Despite this, our independent analysis of vocalizations revealed acoustic variation attributable to both character displacement in sympatry and the influence of geographic distance. </w:t>
      </w:r>
      <w:ins w:id="544" w:author="Cecilia Estalles" w:date="2026-01-27T09:53:00Z">
        <w:r>
          <w:rPr>
            <w:rFonts w:ascii="Times New Roman" w:hAnsi="Times New Roman" w:cs="Times New Roman"/>
          </w:rPr>
          <w:t>The high degree of acoustic overlap observed among species and populations, together with the well documented ability of males to recognize conspecifics (Benites et al. 2015; Turbek et al. 2021), highlights the need to re-evaluate how vocalizations function as prezygotic reproductive barriers in this radiation and to examine in detail the potential importance of subtle acoustic differences, as well as the synergistic roles of plumage coloration and other behavioral displays, in mediating territorial interactions and assortative mating.</w:t>
        </w:r>
      </w:ins>
      <w:del w:id="545" w:author="Cecilia Estalles" w:date="2025-10-14T16:43:00Z">
        <w:r>
          <w:rPr>
            <w:rFonts w:ascii="Times New Roman" w:hAnsi="Times New Roman" w:cs="Times New Roman"/>
          </w:rPr>
          <w:delText xml:space="preserve">The high degree of acoustic overlap observed among species and populations contrasts with the well-documented ability of males to recognize conspecifics (Benites et al. 2015; Turbek et al. 2021). Therefore, our </w:delText>
        </w:r>
        <w:commentRangeStart w:id="60"/>
        <w:r>
          <w:rPr>
            <w:rFonts w:ascii="Times New Roman" w:hAnsi="Times New Roman" w:cs="Times New Roman"/>
          </w:rPr>
          <w:delText xml:space="preserve">results </w:delText>
        </w:r>
      </w:del>
      <w:del w:id="546" w:author="Cecilia Estalles" w:date="2025-10-14T16:32:00Z">
        <w:r>
          <w:rPr>
            <w:rFonts w:ascii="Times New Roman" w:hAnsi="Times New Roman" w:cs="Times New Roman"/>
          </w:rPr>
          <w:delText>prompt a reconsideration of the role of acoustic signals</w:delText>
        </w:r>
        <w:commentRangeEnd w:id="60"/>
      </w:del>
      <w:del w:id="547" w:author="Cecilia Estalles" w:date="2025-10-14T16:32:00Z">
        <w:r>
          <w:rPr>
            <w:rStyle w:val="14"/>
            <w:kern w:val="0"/>
            <w14:ligatures w14:val="none"/>
          </w:rPr>
          <w:commentReference w:id="60"/>
        </w:r>
      </w:del>
      <w:del w:id="548" w:author="Cecilia Estalles" w:date="2025-10-14T16:32:00Z">
        <w:r>
          <w:rPr>
            <w:rFonts w:ascii="Times New Roman" w:hAnsi="Times New Roman" w:cs="Times New Roman"/>
          </w:rPr>
          <w:delText xml:space="preserve"> </w:delText>
        </w:r>
      </w:del>
      <w:del w:id="549" w:author="Cecilia Estalles" w:date="2025-10-14T16:43:00Z">
        <w:r>
          <w:rPr>
            <w:rFonts w:ascii="Times New Roman" w:hAnsi="Times New Roman" w:cs="Times New Roman"/>
          </w:rPr>
          <w:delText>as prezygotic reproductive barriers in this radiation and highlight the potential importance of subtle acoustic differences—as well as the synergistic contribution of plumage coloration and other behavioral displays—in mediating territorial interactions and assortative mating.</w:delText>
        </w:r>
      </w:del>
      <w:r>
        <w:rPr>
          <w:rFonts w:ascii="Times New Roman" w:hAnsi="Times New Roman" w:cs="Times New Roman"/>
        </w:rPr>
        <w:t xml:space="preserve"> </w:t>
      </w:r>
      <w:ins w:id="550" w:author="Cecilia Estalles" w:date="2026-01-27T09:55:00Z">
        <w:r>
          <w:rPr>
            <w:rFonts w:ascii="Times New Roman" w:hAnsi="Times New Roman" w:cs="Times New Roman"/>
          </w:rPr>
          <w:t>Future studies should also examine male and female responses to simple and complex songs from local and foreign males to directly evaluate the implications of the subtle acoustic diversity observed.</w:t>
        </w:r>
      </w:ins>
      <w:ins w:id="551" w:author="Cecilia Estalles" w:date="2026-01-27T09:56:00Z">
        <w:r>
          <w:rPr>
            <w:rFonts w:ascii="Times New Roman" w:hAnsi="Times New Roman" w:cs="Times New Roman"/>
          </w:rPr>
          <w:t xml:space="preserve"> </w:t>
        </w:r>
      </w:ins>
      <w:del w:id="552" w:author="Cecilia Estalles" w:date="2026-01-27T09:55:00Z">
        <w:r>
          <w:rPr>
            <w:rFonts w:ascii="Times New Roman" w:hAnsi="Times New Roman" w:cs="Times New Roman"/>
          </w:rPr>
          <w:delText xml:space="preserve">Future studies should also focus on the response of males and females, to simple and complex songs of local and foreign males to directly estimate the implications of the acoustic diversity found. </w:delText>
        </w:r>
      </w:del>
      <w:r>
        <w:rPr>
          <w:rFonts w:ascii="Times New Roman" w:hAnsi="Times New Roman" w:cs="Times New Roman"/>
        </w:rPr>
        <w:t>This is particularly relevant, as prior avian research indicates that males and females may rely on different song features depending on whether the context involves mate choice or competition with same-sex individuals (Uy et al. 2018).</w:t>
      </w:r>
    </w:p>
    <w:p>
      <w:pPr>
        <w:spacing w:line="480" w:lineRule="auto"/>
        <w:rPr>
          <w:rFonts w:ascii="Times New Roman" w:hAnsi="Times New Roman" w:cs="Times New Roman"/>
        </w:rPr>
      </w:pPr>
    </w:p>
    <w:p>
      <w:pPr>
        <w:spacing w:line="480" w:lineRule="auto"/>
        <w:rPr>
          <w:rFonts w:ascii="Times New Roman" w:hAnsi="Times New Roman" w:cs="Times New Roman"/>
          <w:b/>
          <w:bCs/>
        </w:rPr>
      </w:pPr>
      <w:r>
        <w:rPr>
          <w:rFonts w:ascii="Times New Roman" w:hAnsi="Times New Roman" w:cs="Times New Roman"/>
          <w:b/>
          <w:bCs/>
        </w:rPr>
        <w:t>Bibliography</w:t>
      </w:r>
    </w:p>
    <w:p>
      <w:pPr>
        <w:spacing w:line="480" w:lineRule="auto"/>
        <w:rPr>
          <w:rFonts w:ascii="Times New Roman" w:hAnsi="Times New Roman" w:cs="Times New Roman"/>
        </w:rPr>
      </w:pPr>
      <w:r>
        <w:rPr>
          <w:rFonts w:ascii="Times New Roman" w:hAnsi="Times New Roman" w:cs="Times New Roman"/>
        </w:rPr>
        <w:t>Arato, J., &amp; Fitch, W. T. (2021). Phylogenetic signal in the vocalizations of vocal learning and vocal non-learning birds. Philosophical transactions of the royal society B, 376(1836), 20200241. B37620200241</w:t>
      </w:r>
    </w:p>
    <w:p>
      <w:pPr>
        <w:spacing w:line="480" w:lineRule="auto"/>
        <w:rPr>
          <w:rFonts w:ascii="Times New Roman" w:hAnsi="Times New Roman" w:cs="Times New Roman"/>
        </w:rPr>
      </w:pPr>
      <w:r>
        <w:rPr>
          <w:rFonts w:ascii="Times New Roman" w:hAnsi="Times New Roman" w:cs="Times New Roman"/>
        </w:rPr>
        <w:t>Araya-Salas M (2020). </w:t>
      </w:r>
      <w:r>
        <w:rPr>
          <w:rFonts w:ascii="Times New Roman" w:hAnsi="Times New Roman" w:cs="Times New Roman"/>
          <w:i/>
          <w:iCs/>
        </w:rPr>
        <w:t>Rraven: connecting R and Raven bioacoustic software. R package version 1.0.9.</w:t>
      </w:r>
    </w:p>
    <w:p>
      <w:pPr>
        <w:spacing w:line="480" w:lineRule="auto"/>
        <w:rPr>
          <w:rFonts w:ascii="Times New Roman" w:hAnsi="Times New Roman" w:cs="Times New Roman"/>
        </w:rPr>
      </w:pPr>
      <w:r>
        <w:rPr>
          <w:rFonts w:ascii="Times New Roman" w:hAnsi="Times New Roman" w:cs="Times New Roman"/>
        </w:rPr>
        <w:t>Araya-Salas, M., &amp; Odom, K. (2022). PhenotypeSpace: an R package to quantify and compare phenotypic trait spaces R package version 0.1.0.</w:t>
      </w:r>
    </w:p>
    <w:p>
      <w:pPr>
        <w:spacing w:line="480" w:lineRule="auto"/>
        <w:rPr>
          <w:rFonts w:ascii="Times New Roman" w:hAnsi="Times New Roman" w:cs="Times New Roman"/>
        </w:rPr>
      </w:pPr>
      <w:r>
        <w:rPr>
          <w:rFonts w:ascii="Times New Roman" w:hAnsi="Times New Roman" w:cs="Times New Roman"/>
        </w:rPr>
        <w:t>Araya-Salas, M., &amp; Smith-Vidaurre, G. (2017). warbleR: an R package to streamline analysis of animal acoustic signals. Methods in Ecology and Evolution, 8(2), 184–191.</w:t>
      </w:r>
    </w:p>
    <w:p>
      <w:pPr>
        <w:spacing w:line="480" w:lineRule="auto"/>
        <w:rPr>
          <w:rFonts w:ascii="Times New Roman" w:hAnsi="Times New Roman" w:cs="Times New Roman"/>
        </w:rPr>
      </w:pPr>
      <w:r>
        <w:rPr>
          <w:rFonts w:ascii="Times New Roman" w:hAnsi="Times New Roman" w:cs="Times New Roman"/>
        </w:rPr>
        <w:t>Areta, J. I., &amp; Repenning, M. (2011). Systematics of the Tawny-bellied Seedeater (Sporophila hypoxantha). I. Geographic Variation, Ecology, and Evolution of Vocalizations. The Condor, 113(3), 664–677.</w:t>
      </w:r>
    </w:p>
    <w:p>
      <w:pPr>
        <w:pStyle w:val="44"/>
        <w:spacing w:line="480" w:lineRule="auto"/>
        <w:rPr>
          <w:rFonts w:ascii="Times New Roman" w:hAnsi="Times New Roman" w:cs="Times New Roman"/>
        </w:rPr>
      </w:pPr>
      <w:r>
        <w:rPr>
          <w:rFonts w:ascii="Times New Roman" w:hAnsi="Times New Roman" w:cs="Times New Roman"/>
          <w:lang w:val="es-AR"/>
        </w:rPr>
        <w:t xml:space="preserve">Areta, J. I., Noriega, J. I., Pagano, L. G., &amp; Roesler, I. (2011). </w:t>
      </w:r>
      <w:r>
        <w:rPr>
          <w:rFonts w:ascii="Times New Roman" w:hAnsi="Times New Roman" w:cs="Times New Roman"/>
        </w:rPr>
        <w:t xml:space="preserve">Unravelling the ecological radiation of the capuchinos: systematics of Dark-throated Seedeater Sporophila ruficollis and description of a new dark-collared form. Bulletin of the British Ornithologists’ Club, 131(1), 4–23. </w:t>
      </w:r>
    </w:p>
    <w:p>
      <w:pPr>
        <w:spacing w:line="480" w:lineRule="auto"/>
        <w:rPr>
          <w:rFonts w:ascii="Times New Roman" w:hAnsi="Times New Roman" w:cs="Times New Roman"/>
        </w:rPr>
      </w:pPr>
      <w:r>
        <w:rPr>
          <w:rFonts w:ascii="Times New Roman" w:hAnsi="Times New Roman" w:cs="Times New Roman"/>
        </w:rPr>
        <w:t>Bates, D., Mächler, M., Bolker, B., &amp; Walker, S. Fitting Linear Mixed-E ects Models Using lme. Journal of Statistical Software, 67(1), 1-48.</w:t>
      </w:r>
    </w:p>
    <w:p>
      <w:pPr>
        <w:spacing w:line="480" w:lineRule="auto"/>
        <w:rPr>
          <w:rFonts w:ascii="Times New Roman" w:hAnsi="Times New Roman" w:cs="Times New Roman"/>
          <w:color w:val="212121"/>
          <w:shd w:val="clear" w:color="auto" w:fill="FFFFFF"/>
        </w:rPr>
      </w:pPr>
      <w:r>
        <w:rPr>
          <w:rFonts w:ascii="Times New Roman" w:hAnsi="Times New Roman" w:cs="Times New Roman"/>
          <w:color w:val="212121"/>
          <w:shd w:val="clear" w:color="auto" w:fill="FFFFFF"/>
        </w:rPr>
        <w:t>Beebee MD. 2004. </w:t>
      </w:r>
      <w:r>
        <w:rPr>
          <w:rStyle w:val="45"/>
          <w:rFonts w:ascii="Times New Roman" w:hAnsi="Times New Roman" w:cs="Times New Roman"/>
          <w:color w:val="212121"/>
          <w:shd w:val="clear" w:color="auto" w:fill="FFFFFF"/>
        </w:rPr>
        <w:t>The functions of multiple singing modes: experimental test in yellow warblers, </w:t>
      </w:r>
      <w:r>
        <w:rPr>
          <w:rStyle w:val="17"/>
          <w:rFonts w:ascii="Times New Roman" w:hAnsi="Times New Roman" w:cs="Times New Roman"/>
          <w:color w:val="212121"/>
          <w:shd w:val="clear" w:color="auto" w:fill="FFFFFF"/>
        </w:rPr>
        <w:t>Dendroica petechia</w:t>
      </w:r>
      <w:r>
        <w:rPr>
          <w:rFonts w:ascii="Times New Roman" w:hAnsi="Times New Roman" w:cs="Times New Roman"/>
          <w:color w:val="212121"/>
          <w:shd w:val="clear" w:color="auto" w:fill="FFFFFF"/>
        </w:rPr>
        <w:t>. </w:t>
      </w:r>
      <w:r>
        <w:rPr>
          <w:rStyle w:val="46"/>
          <w:rFonts w:ascii="Times New Roman" w:hAnsi="Times New Roman" w:cs="Times New Roman"/>
          <w:i/>
          <w:iCs/>
          <w:color w:val="212121"/>
          <w:shd w:val="clear" w:color="auto" w:fill="FFFFFF"/>
        </w:rPr>
        <w:t>Anim Behav</w:t>
      </w:r>
      <w:r>
        <w:rPr>
          <w:rFonts w:ascii="Times New Roman" w:hAnsi="Times New Roman" w:cs="Times New Roman"/>
          <w:color w:val="212121"/>
          <w:shd w:val="clear" w:color="auto" w:fill="FFFFFF"/>
        </w:rPr>
        <w:t>. </w:t>
      </w:r>
      <w:r>
        <w:rPr>
          <w:rStyle w:val="47"/>
          <w:rFonts w:ascii="Times New Roman" w:hAnsi="Times New Roman" w:cs="Times New Roman"/>
          <w:color w:val="212121"/>
          <w:shd w:val="clear" w:color="auto" w:fill="FFFFFF"/>
        </w:rPr>
        <w:t>67</w:t>
      </w:r>
      <w:r>
        <w:rPr>
          <w:rFonts w:ascii="Times New Roman" w:hAnsi="Times New Roman" w:cs="Times New Roman"/>
          <w:color w:val="212121"/>
          <w:shd w:val="clear" w:color="auto" w:fill="FFFFFF"/>
        </w:rPr>
        <w:t>:1089–1097. </w:t>
      </w:r>
    </w:p>
    <w:p>
      <w:pPr>
        <w:spacing w:line="480" w:lineRule="auto"/>
        <w:rPr>
          <w:rFonts w:ascii="Times New Roman" w:hAnsi="Times New Roman" w:cs="Times New Roman"/>
        </w:rPr>
      </w:pPr>
      <w:r>
        <w:rPr>
          <w:rFonts w:ascii="Times New Roman" w:hAnsi="Times New Roman" w:cs="Times New Roman"/>
        </w:rPr>
        <w:t>Benites, P., Campagna, L., &amp; Tubaro, P. L. (2015). Song-based species discrimination in a rapid Neotropical radiation of grassland seedeaters. Journal of Avian Biology, 46(1), 55–62.</w:t>
      </w:r>
    </w:p>
    <w:p>
      <w:pPr>
        <w:spacing w:line="480" w:lineRule="auto"/>
        <w:rPr>
          <w:rFonts w:ascii="Times New Roman" w:hAnsi="Times New Roman" w:cs="Times New Roman"/>
        </w:rPr>
      </w:pPr>
      <w:r>
        <w:rPr>
          <w:rFonts w:ascii="Times New Roman" w:hAnsi="Times New Roman" w:cs="Times New Roman"/>
        </w:rPr>
        <w:t>Boul, K. E., Chris Funk, W., Darst, C. R., Cannatella, D. C., &amp; Ryan, M. J. (2007). Sexual selection drives speciation in an Amazonian frog. Proceedings of the Royal Society B: Biological Sciences, 274(1608), 399–406.</w:t>
      </w:r>
    </w:p>
    <w:p>
      <w:pPr>
        <w:pStyle w:val="44"/>
        <w:spacing w:line="480" w:lineRule="auto"/>
        <w:rPr>
          <w:rFonts w:ascii="Times New Roman" w:hAnsi="Times New Roman" w:cs="Times New Roman"/>
        </w:rPr>
      </w:pPr>
      <w:r>
        <w:rPr>
          <w:rFonts w:ascii="Times New Roman" w:hAnsi="Times New Roman" w:cs="Times New Roman"/>
        </w:rPr>
        <w:t xml:space="preserve">Campagna, L., Benites, P., Lougheed, S. C., Lijtmaer, D. A., di Giacomo, A. S., Eaton, M. D., &amp; Tubaro, P. L. (2012). Rapid phenotypic evolution during incipient speciation in a continental avian radiation. Proceedings of the Royal Society B: Biological Sciences, 279(1734), 1847–1856. </w:t>
      </w:r>
    </w:p>
    <w:p>
      <w:pPr>
        <w:pStyle w:val="44"/>
        <w:spacing w:line="480" w:lineRule="auto"/>
        <w:rPr>
          <w:rFonts w:ascii="Times New Roman" w:hAnsi="Times New Roman" w:cs="Times New Roman"/>
        </w:rPr>
      </w:pPr>
      <w:r>
        <w:rPr>
          <w:rFonts w:ascii="Times New Roman" w:hAnsi="Times New Roman" w:cs="Times New Roman"/>
        </w:rPr>
        <w:t xml:space="preserve">Campagna, L., Gronau, I., Silveira, L. F., Siepel, A., &amp; Lovette, I. J. (2015). Distinguishing noise from signal in patterns of genomic divergence in a highly polymorphic avian radiation. Molecular Ecology, 24(16), 4238–4251. </w:t>
      </w:r>
    </w:p>
    <w:p>
      <w:pPr>
        <w:pStyle w:val="44"/>
        <w:spacing w:line="480" w:lineRule="auto"/>
        <w:rPr>
          <w:rFonts w:ascii="Times New Roman" w:hAnsi="Times New Roman" w:cs="Times New Roman"/>
        </w:rPr>
      </w:pPr>
      <w:r>
        <w:rPr>
          <w:rFonts w:ascii="Times New Roman" w:hAnsi="Times New Roman" w:cs="Times New Roman"/>
        </w:rPr>
        <w:t xml:space="preserve">Campagna, L., Repenning, M., Silveira, L. F., Fontana, C. S., Tubaro, P. L., &amp; Lovette, I. J. (2017). Repeated divergent selection on pigmentation genes in a rapid finch radiation. Science Advances, 3(5). </w:t>
      </w:r>
    </w:p>
    <w:p>
      <w:pPr>
        <w:spacing w:line="480" w:lineRule="auto"/>
        <w:rPr>
          <w:ins w:id="553" w:author="Cecilia Estalles" w:date="2025-09-07T14:06:00Z"/>
          <w:rFonts w:ascii="Times New Roman" w:hAnsi="Times New Roman" w:cs="Times New Roman"/>
        </w:rPr>
      </w:pPr>
      <w:r>
        <w:rPr>
          <w:rFonts w:ascii="Times New Roman" w:hAnsi="Times New Roman" w:cs="Times New Roman"/>
        </w:rPr>
        <w:t>Catchpole, C. K., &amp; Slater, P. J. (2003). Bird song: biological themes and variations. Cambridge university press.</w:t>
      </w:r>
    </w:p>
    <w:p>
      <w:pPr>
        <w:spacing w:line="480" w:lineRule="auto"/>
        <w:rPr>
          <w:ins w:id="554" w:author="Cecilia Estalles" w:date="2025-10-14T15:55:00Z"/>
          <w:rFonts w:ascii="Times New Roman" w:hAnsi="Times New Roman" w:cs="Times New Roman"/>
        </w:rPr>
      </w:pPr>
      <w:ins w:id="555" w:author="Cecilia Estalles" w:date="2025-09-07T14:06:00Z">
        <w:r>
          <w:rPr>
            <w:rFonts w:ascii="Times New Roman" w:hAnsi="Times New Roman" w:cs="Times New Roman"/>
          </w:rPr>
          <w:t>ACÁ CODY 1969 Y 1973</w:t>
        </w:r>
      </w:ins>
    </w:p>
    <w:p>
      <w:pPr>
        <w:spacing w:line="480" w:lineRule="auto"/>
        <w:rPr>
          <w:rFonts w:ascii="Times New Roman" w:hAnsi="Times New Roman" w:cs="Times New Roman"/>
        </w:rPr>
      </w:pPr>
    </w:p>
    <w:p>
      <w:pPr>
        <w:spacing w:line="480" w:lineRule="auto"/>
        <w:rPr>
          <w:ins w:id="556" w:author="Cecilia Estalles" w:date="2025-10-11T12:32:00Z"/>
          <w:rFonts w:ascii="Times New Roman" w:hAnsi="Times New Roman" w:cs="Times New Roman"/>
        </w:rPr>
      </w:pPr>
      <w:r>
        <w:rPr>
          <w:rFonts w:ascii="Times New Roman" w:hAnsi="Times New Roman" w:cs="Times New Roman"/>
        </w:rPr>
        <w:t>Dawson, A. (2008). Control of the annual cycle in birds: endocrine constraints and plasticity in response to ecological variability. Philosophical Transactions of the Royal Society B: Biological Sciences, 363(1497), 1621–1633. Royal Society.</w:t>
      </w:r>
    </w:p>
    <w:p>
      <w:pPr>
        <w:spacing w:line="480" w:lineRule="auto"/>
        <w:rPr>
          <w:ins w:id="557" w:author="Cecilia Estalles" w:date="2025-10-11T12:32:00Z"/>
          <w:rFonts w:ascii="Times New Roman" w:hAnsi="Times New Roman" w:cs="Times New Roman"/>
        </w:rPr>
      </w:pPr>
      <w:ins w:id="558" w:author="Cecilia Estalles" w:date="2025-10-11T12:32:00Z">
        <w:r>
          <w:rPr>
            <w:rFonts w:ascii="Times New Roman" w:hAnsi="Times New Roman" w:cs="Times New Roman"/>
          </w:rPr>
          <w:t>ACÁ DI GIACOMO, PETER D. VICKERY, HERNAN CASAN˜ AS,</w:t>
        </w:r>
      </w:ins>
    </w:p>
    <w:p>
      <w:pPr>
        <w:spacing w:line="480" w:lineRule="auto"/>
        <w:rPr>
          <w:ins w:id="559" w:author="Cecilia Estalles" w:date="2025-10-11T12:32:00Z"/>
          <w:rFonts w:ascii="Times New Roman" w:hAnsi="Times New Roman" w:cs="Times New Roman"/>
        </w:rPr>
      </w:pPr>
      <w:ins w:id="560" w:author="Cecilia Estalles" w:date="2025-10-11T12:32:00Z">
        <w:r>
          <w:rPr>
            <w:rFonts w:ascii="Times New Roman" w:hAnsi="Times New Roman" w:cs="Times New Roman"/>
          </w:rPr>
          <w:t>OSCAR A. SPITZNAGEL, CHRISTIAN OSTROSKY,</w:t>
        </w:r>
      </w:ins>
    </w:p>
    <w:p>
      <w:pPr>
        <w:spacing w:line="480" w:lineRule="auto"/>
        <w:rPr>
          <w:ins w:id="561" w:author="Cecilia Estalles" w:date="2025-10-11T12:32:00Z"/>
          <w:rFonts w:ascii="Times New Roman" w:hAnsi="Times New Roman" w:cs="Times New Roman"/>
        </w:rPr>
      </w:pPr>
      <w:ins w:id="562" w:author="Cecilia Estalles" w:date="2025-10-11T12:32:00Z">
        <w:r>
          <w:rPr>
            <w:rFonts w:ascii="Times New Roman" w:hAnsi="Times New Roman" w:cs="Times New Roman"/>
          </w:rPr>
          <w:t>SANTIAGO KRAPOVICKAS and ANDRES J. BOSSO 2010</w:t>
        </w:r>
      </w:ins>
    </w:p>
    <w:p>
      <w:pPr>
        <w:spacing w:line="480" w:lineRule="auto"/>
        <w:rPr>
          <w:rFonts w:ascii="Times New Roman" w:hAnsi="Times New Roman" w:cs="Times New Roman"/>
        </w:rPr>
      </w:pPr>
    </w:p>
    <w:p>
      <w:pPr>
        <w:pStyle w:val="54"/>
        <w:spacing w:line="480" w:lineRule="auto"/>
        <w:rPr>
          <w:rFonts w:ascii="Times New Roman" w:hAnsi="Times New Roman" w:cs="Times New Roman"/>
          <w:lang w:val="es-AR"/>
        </w:rPr>
      </w:pPr>
      <w:r>
        <w:rPr>
          <w:rFonts w:ascii="Times New Roman" w:hAnsi="Times New Roman" w:cs="Times New Roman"/>
          <w:lang w:val="de-AT"/>
        </w:rPr>
        <w:t xml:space="preserve">Da Silva, J. M. C. 1999. </w:t>
      </w:r>
      <w:r>
        <w:rPr>
          <w:rFonts w:ascii="Times New Roman" w:hAnsi="Times New Roman" w:cs="Times New Roman"/>
        </w:rPr>
        <w:t xml:space="preserve">Seasonal movements and conservation of seedeaters of the genus Sporophila in South America. </w:t>
      </w:r>
      <w:r>
        <w:rPr>
          <w:rFonts w:ascii="Times New Roman" w:hAnsi="Times New Roman" w:cs="Times New Roman"/>
          <w:lang w:val="es-AR"/>
        </w:rPr>
        <w:t>Stud. Avian Biol. 19:272–280.</w:t>
      </w:r>
    </w:p>
    <w:p>
      <w:pPr>
        <w:spacing w:line="480" w:lineRule="auto"/>
        <w:rPr>
          <w:rFonts w:ascii="Times New Roman" w:hAnsi="Times New Roman" w:cs="Times New Roman"/>
        </w:rPr>
      </w:pPr>
      <w:r>
        <w:rPr>
          <w:rFonts w:ascii="Times New Roman" w:hAnsi="Times New Roman" w:cs="Times New Roman"/>
          <w:lang w:val="es-AR"/>
        </w:rPr>
        <w:t xml:space="preserve">De Cáceres, M., Brotons, L., Aquilué, N., &amp; Fortin, M. J. (2013). </w:t>
      </w:r>
      <w:r>
        <w:rPr>
          <w:rFonts w:ascii="Times New Roman" w:hAnsi="Times New Roman" w:cs="Times New Roman"/>
        </w:rPr>
        <w:t>The combined effects of land-use legacies and novel fire regimes on bird distributions in the Mediterranean. Journal of Biogeography, 40(8), 1535–1547.</w:t>
      </w:r>
    </w:p>
    <w:p>
      <w:pPr>
        <w:spacing w:line="480" w:lineRule="auto"/>
        <w:rPr>
          <w:rFonts w:ascii="Times New Roman" w:hAnsi="Times New Roman" w:cs="Times New Roman"/>
        </w:rPr>
      </w:pPr>
      <w:r>
        <w:rPr>
          <w:rFonts w:ascii="Times New Roman" w:hAnsi="Times New Roman" w:cs="Times New Roman"/>
        </w:rPr>
        <w:t>De Kort, S. R., den Hartog, P. M., &amp; ten Cate, C. (2002). Diverge or merge? The effect of sympatric occurrence on the territorial vocalizations of the vinaceous dove Streptopelia vinacea and the ring-necked dove S. capicola. Journal of Avian Biology, 33(2), 150–158.</w:t>
      </w:r>
    </w:p>
    <w:p>
      <w:pPr>
        <w:spacing w:line="480" w:lineRule="auto"/>
        <w:rPr>
          <w:rFonts w:ascii="Times New Roman" w:hAnsi="Times New Roman" w:cs="Times New Roman"/>
        </w:rPr>
      </w:pPr>
      <w:r>
        <w:rPr>
          <w:rFonts w:ascii="Times New Roman" w:hAnsi="Times New Roman" w:cs="Times New Roman"/>
        </w:rPr>
        <w:t>Derryberry, E. P. (2009). Ecology shapes birdsong evolution: variation in morphology and habitat explains variation in white-crowned sparrow song. The American Naturalist, 174(1), 24–33.</w:t>
      </w:r>
    </w:p>
    <w:p>
      <w:pPr>
        <w:spacing w:line="480" w:lineRule="auto"/>
        <w:rPr>
          <w:rFonts w:ascii="Times New Roman" w:hAnsi="Times New Roman" w:cs="Times New Roman"/>
        </w:rPr>
      </w:pPr>
      <w:r>
        <w:rPr>
          <w:rFonts w:ascii="Times New Roman" w:hAnsi="Times New Roman" w:cs="Times New Roman"/>
        </w:rPr>
        <w:t>Dray, S., &amp; Dufour, A.-B. (2007). The ade4 package: implementing the duality diagram for ecologists. Journal of Statistical Software, 22, 1–20.</w:t>
      </w:r>
    </w:p>
    <w:p>
      <w:pPr>
        <w:spacing w:line="480" w:lineRule="auto"/>
        <w:rPr>
          <w:rFonts w:ascii="Times New Roman" w:hAnsi="Times New Roman" w:cs="Times New Roman"/>
        </w:rPr>
      </w:pPr>
      <w:r>
        <w:rPr>
          <w:rFonts w:ascii="Times New Roman" w:hAnsi="Times New Roman" w:cs="Times New Roman"/>
        </w:rPr>
        <w:t>Estalles, C., Turbek, S. P., José Rodríguez-Cajarville, M., Silveira, L. F., Wakamatsu, K., Ito, S., … &amp; Campagna, L. (2022). Concerted variation in melanogenesis genes underlies emergent patterning of plumage in capuchino seedeaters. Proceedings of the Royal Society B, 289 (1966), 20212277.</w:t>
      </w:r>
    </w:p>
    <w:p>
      <w:pPr>
        <w:pStyle w:val="44"/>
        <w:spacing w:line="480" w:lineRule="auto"/>
        <w:rPr>
          <w:rFonts w:ascii="Times New Roman" w:hAnsi="Times New Roman" w:cs="Times New Roman"/>
        </w:rPr>
      </w:pPr>
      <w:r>
        <w:rPr>
          <w:rFonts w:ascii="Times New Roman" w:hAnsi="Times New Roman" w:cs="Times New Roman"/>
        </w:rPr>
        <w:t xml:space="preserve">Filer, A., Burchardt, L. S., &amp; van Rensburg, B. J. (2021). Assessing acoustic competition between sibling frog species using rhythm analysis. Ecology and Evolution, 11(13), 8814–8830. </w:t>
      </w:r>
    </w:p>
    <w:p>
      <w:pPr>
        <w:spacing w:line="480" w:lineRule="auto"/>
        <w:rPr>
          <w:rFonts w:ascii="Times New Roman" w:hAnsi="Times New Roman" w:cs="Times New Roman"/>
        </w:rPr>
      </w:pPr>
      <w:r>
        <w:rPr>
          <w:rFonts w:ascii="Times New Roman" w:hAnsi="Times New Roman" w:cs="Times New Roman"/>
        </w:rPr>
        <w:t>Filloy,</w:t>
      </w:r>
    </w:p>
    <w:p>
      <w:pPr>
        <w:spacing w:line="480" w:lineRule="auto"/>
        <w:rPr>
          <w:rFonts w:ascii="Times New Roman" w:hAnsi="Times New Roman" w:cs="Times New Roman"/>
        </w:rPr>
      </w:pPr>
      <w:r>
        <w:rPr>
          <w:rFonts w:ascii="Times New Roman" w:hAnsi="Times New Roman" w:cs="Times New Roman"/>
        </w:rPr>
        <w:t>Filloy, J., &amp; Bellocq, M. I. (2006). Spatial variations in the abundance of Sporophila seedeaters in the southern Neotropics: contrasting the effects of agricultural development and geographical position. Biodiversity &amp; Conservation, 15(10), 3329–3340.</w:t>
      </w:r>
    </w:p>
    <w:p>
      <w:pPr>
        <w:spacing w:line="480" w:lineRule="auto"/>
        <w:rPr>
          <w:rFonts w:ascii="Times New Roman" w:hAnsi="Times New Roman" w:cs="Times New Roman"/>
        </w:rPr>
      </w:pPr>
      <w:r>
        <w:rPr>
          <w:rFonts w:ascii="Times New Roman" w:hAnsi="Times New Roman" w:cs="Times New Roman"/>
        </w:rPr>
        <w:t>Grant, P. R., &amp; Grant, B. R. (1997). Hybridization, sexual imprinting, and mate choice. The American Naturalist, 149(1), 1–28.</w:t>
      </w:r>
    </w:p>
    <w:p>
      <w:pPr>
        <w:spacing w:line="480" w:lineRule="auto"/>
        <w:rPr>
          <w:rFonts w:ascii="Times New Roman" w:hAnsi="Times New Roman" w:cs="Times New Roman"/>
        </w:rPr>
      </w:pPr>
      <w:r>
        <w:rPr>
          <w:rFonts w:ascii="Times New Roman" w:hAnsi="Times New Roman" w:cs="Times New Roman"/>
        </w:rPr>
        <w:t>Greig, E. I, &amp; Webster, M. S. (2013). Spatial decoupling of song and plumage generates novel phenotypes between 2 avian subspecies. Behavioral Ecology, 24 (4), 1004–1013.</w:t>
      </w:r>
    </w:p>
    <w:p>
      <w:pPr>
        <w:spacing w:line="480" w:lineRule="auto"/>
        <w:rPr>
          <w:rFonts w:ascii="Times New Roman" w:hAnsi="Times New Roman" w:cs="Times New Roman"/>
          <w:color w:val="222222"/>
          <w:shd w:val="clear" w:color="auto" w:fill="FFFFFF"/>
          <w:lang w:val="es-AR"/>
        </w:rPr>
      </w:pPr>
      <w:r>
        <w:rPr>
          <w:rFonts w:ascii="Times New Roman" w:hAnsi="Times New Roman" w:cs="Times New Roman"/>
          <w:color w:val="222222"/>
          <w:shd w:val="clear" w:color="auto" w:fill="FFFFFF"/>
        </w:rPr>
        <w:t xml:space="preserve">Hage SR, Jiang T, Berquist SW, Feng J, Metzner W (2013) Ambient noise induces independent shifts in call frequency and amplitude within the Lombard effect in echolocating bats. </w:t>
      </w:r>
      <w:r>
        <w:rPr>
          <w:rFonts w:ascii="Times New Roman" w:hAnsi="Times New Roman" w:cs="Times New Roman"/>
          <w:color w:val="222222"/>
          <w:shd w:val="clear" w:color="auto" w:fill="FFFFFF"/>
          <w:lang w:val="es-AR"/>
        </w:rPr>
        <w:t>P Natl Acad Sci USA 110:4063–4068.</w:t>
      </w:r>
    </w:p>
    <w:p>
      <w:pPr>
        <w:spacing w:line="480" w:lineRule="auto"/>
        <w:rPr>
          <w:rFonts w:ascii="Times New Roman" w:hAnsi="Times New Roman" w:cs="Times New Roman"/>
        </w:rPr>
      </w:pPr>
      <w:r>
        <w:rPr>
          <w:rFonts w:ascii="Times New Roman" w:hAnsi="Times New Roman" w:cs="Times New Roman"/>
          <w:lang w:val="es-AR"/>
        </w:rPr>
        <w:t xml:space="preserve">Hamao, S., Sugita, N., &amp; Nishiumi, I. (2016). </w:t>
      </w:r>
      <w:r>
        <w:rPr>
          <w:rFonts w:ascii="Times New Roman" w:hAnsi="Times New Roman" w:cs="Times New Roman"/>
        </w:rPr>
        <w:t>Geographic variation in bird songs: examination of the effects of sympatric related species on the acoustic structure of songs. Acta Ethologica, 19(1), 81–90.</w:t>
      </w:r>
    </w:p>
    <w:p>
      <w:pPr>
        <w:spacing w:line="480" w:lineRule="auto"/>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Hill, C. E., Campbell, S. E., Nordby, J. C., Burt, J. M., &amp; Beecher, M. D. (1999). Song sharing in two populations of song sparrows (Melospiza melodia). </w:t>
      </w:r>
      <w:r>
        <w:rPr>
          <w:rFonts w:ascii="Times New Roman" w:hAnsi="Times New Roman" w:cs="Times New Roman"/>
          <w:i/>
          <w:iCs/>
          <w:color w:val="222222"/>
          <w:shd w:val="clear" w:color="auto" w:fill="FFFFFF"/>
        </w:rPr>
        <w:t>Behavioral Ecology and Sociobiology</w:t>
      </w:r>
      <w:r>
        <w:rPr>
          <w:rFonts w:ascii="Times New Roman" w:hAnsi="Times New Roman" w:cs="Times New Roman"/>
          <w:color w:val="222222"/>
          <w:shd w:val="clear" w:color="auto" w:fill="FFFFFF"/>
        </w:rPr>
        <w:t>, </w:t>
      </w:r>
      <w:r>
        <w:rPr>
          <w:rFonts w:ascii="Times New Roman" w:hAnsi="Times New Roman" w:cs="Times New Roman"/>
          <w:i/>
          <w:iCs/>
          <w:color w:val="222222"/>
          <w:shd w:val="clear" w:color="auto" w:fill="FFFFFF"/>
        </w:rPr>
        <w:t>46</w:t>
      </w:r>
      <w:r>
        <w:rPr>
          <w:rFonts w:ascii="Times New Roman" w:hAnsi="Times New Roman" w:cs="Times New Roman"/>
          <w:color w:val="222222"/>
          <w:shd w:val="clear" w:color="auto" w:fill="FFFFFF"/>
        </w:rPr>
        <w:t>, 341-349.</w:t>
      </w:r>
    </w:p>
    <w:p>
      <w:pPr>
        <w:spacing w:line="480" w:lineRule="auto"/>
        <w:rPr>
          <w:ins w:id="563" w:author="Cecilia Estalles" w:date="2025-09-07T13:12:00Z"/>
          <w:rFonts w:ascii="Times New Roman" w:hAnsi="Times New Roman" w:cs="Times New Roman"/>
        </w:rPr>
      </w:pPr>
      <w:r>
        <w:rPr>
          <w:rFonts w:ascii="Times New Roman" w:hAnsi="Times New Roman" w:cs="Times New Roman"/>
          <w:lang w:val="en-CA"/>
        </w:rPr>
        <w:t xml:space="preserve">Höbel, G., &amp; Gerhardt, H. C. (2003). </w:t>
      </w:r>
      <w:r>
        <w:rPr>
          <w:rFonts w:ascii="Times New Roman" w:hAnsi="Times New Roman" w:cs="Times New Roman"/>
        </w:rPr>
        <w:t>Reproductive character displacement in the acoustic communication system of green tree frogs (Hyla cinerea). </w:t>
      </w:r>
      <w:r>
        <w:rPr>
          <w:rFonts w:ascii="Times New Roman" w:hAnsi="Times New Roman" w:cs="Times New Roman"/>
          <w:i/>
          <w:iCs/>
        </w:rPr>
        <w:t>Evolution</w:t>
      </w:r>
      <w:r>
        <w:rPr>
          <w:rFonts w:ascii="Times New Roman" w:hAnsi="Times New Roman" w:cs="Times New Roman"/>
        </w:rPr>
        <w:t>, </w:t>
      </w:r>
      <w:r>
        <w:rPr>
          <w:rFonts w:ascii="Times New Roman" w:hAnsi="Times New Roman" w:cs="Times New Roman"/>
          <w:i/>
          <w:iCs/>
        </w:rPr>
        <w:t>57</w:t>
      </w:r>
      <w:r>
        <w:rPr>
          <w:rFonts w:ascii="Times New Roman" w:hAnsi="Times New Roman" w:cs="Times New Roman"/>
        </w:rPr>
        <w:t>(4), 894-904.</w:t>
      </w:r>
    </w:p>
    <w:p>
      <w:pPr>
        <w:spacing w:line="480" w:lineRule="auto"/>
        <w:rPr>
          <w:rFonts w:ascii="Times New Roman" w:hAnsi="Times New Roman" w:cs="Times New Roman"/>
        </w:rPr>
      </w:pPr>
      <w:ins w:id="564" w:author="Cecilia Estalles" w:date="2025-09-07T13:12:00Z">
        <w:r>
          <w:rPr>
            <w:rFonts w:ascii="Times New Roman" w:hAnsi="Times New Roman" w:cs="Times New Roman"/>
          </w:rPr>
          <w:t>ACÁ JENKINS 1977</w:t>
        </w:r>
      </w:ins>
    </w:p>
    <w:p>
      <w:pPr>
        <w:spacing w:line="480" w:lineRule="auto"/>
        <w:rPr>
          <w:rFonts w:ascii="Times New Roman" w:hAnsi="Times New Roman" w:cs="Times New Roman"/>
        </w:rPr>
      </w:pPr>
      <w:r>
        <w:rPr>
          <w:rFonts w:ascii="Times New Roman" w:hAnsi="Times New Roman" w:cs="Times New Roman"/>
        </w:rPr>
        <w:t>Kime, N. M., Turner, W. R., &amp; Ryan, M. J. (2000). The transmission of advertisement calls in Central American frogs. </w:t>
      </w:r>
      <w:r>
        <w:rPr>
          <w:rFonts w:ascii="Times New Roman" w:hAnsi="Times New Roman" w:cs="Times New Roman"/>
          <w:i/>
          <w:iCs/>
        </w:rPr>
        <w:t>Behavioral Ecology</w:t>
      </w:r>
      <w:r>
        <w:rPr>
          <w:rFonts w:ascii="Times New Roman" w:hAnsi="Times New Roman" w:cs="Times New Roman"/>
        </w:rPr>
        <w:t>, </w:t>
      </w:r>
      <w:r>
        <w:rPr>
          <w:rFonts w:ascii="Times New Roman" w:hAnsi="Times New Roman" w:cs="Times New Roman"/>
          <w:i/>
          <w:iCs/>
        </w:rPr>
        <w:t>11</w:t>
      </w:r>
      <w:r>
        <w:rPr>
          <w:rFonts w:ascii="Times New Roman" w:hAnsi="Times New Roman" w:cs="Times New Roman"/>
        </w:rPr>
        <w:t>(1), 71-83.</w:t>
      </w:r>
    </w:p>
    <w:p>
      <w:pPr>
        <w:spacing w:line="480" w:lineRule="auto"/>
        <w:rPr>
          <w:rFonts w:ascii="Times New Roman" w:hAnsi="Times New Roman" w:cs="Times New Roman"/>
        </w:rPr>
      </w:pPr>
      <w:r>
        <w:rPr>
          <w:rFonts w:ascii="Times New Roman" w:hAnsi="Times New Roman" w:cs="Times New Roman"/>
        </w:rPr>
        <w:t>Kirschel, A. N. G., Seddon, N., &amp; Tobias, J. A. (2019). Range-wide spatial mapping reveals convergent character displacement of bird song. Proceedings of the Royal Society B: Biological Sciences, 286(1902), 20190443.</w:t>
      </w:r>
    </w:p>
    <w:p>
      <w:pPr>
        <w:spacing w:line="480" w:lineRule="auto"/>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Kroodsma, D. E. (2004). The diversity and plasticity of birdsong. </w:t>
      </w:r>
      <w:r>
        <w:rPr>
          <w:rFonts w:ascii="Times New Roman" w:hAnsi="Times New Roman" w:cs="Times New Roman"/>
          <w:i/>
          <w:iCs/>
          <w:color w:val="222222"/>
          <w:shd w:val="clear" w:color="auto" w:fill="FFFFFF"/>
        </w:rPr>
        <w:t>Nature’s music: the science of birdsong</w:t>
      </w:r>
      <w:r>
        <w:rPr>
          <w:rFonts w:ascii="Times New Roman" w:hAnsi="Times New Roman" w:cs="Times New Roman"/>
          <w:color w:val="222222"/>
          <w:shd w:val="clear" w:color="auto" w:fill="FFFFFF"/>
        </w:rPr>
        <w:t>, 108-131.</w:t>
      </w:r>
    </w:p>
    <w:p>
      <w:pPr>
        <w:spacing w:line="480" w:lineRule="auto"/>
        <w:rPr>
          <w:rFonts w:ascii="Times New Roman" w:hAnsi="Times New Roman" w:cs="Times New Roman"/>
          <w:color w:val="212121"/>
          <w:shd w:val="clear" w:color="auto" w:fill="FFFFFF"/>
        </w:rPr>
      </w:pPr>
      <w:r>
        <w:rPr>
          <w:rFonts w:ascii="Times New Roman" w:hAnsi="Times New Roman" w:cs="Times New Roman"/>
          <w:color w:val="212121"/>
          <w:shd w:val="clear" w:color="auto" w:fill="FFFFFF"/>
        </w:rPr>
        <w:t>Lachlan RF, Servedio MR. Song learning accelerates allopatric speciation. Evolution. 2004 Sep;58(9):2049-63. doi: 10.1111/j.0014-3820.2004.tb00489.x. PMID: 15521461</w:t>
      </w:r>
    </w:p>
    <w:p>
      <w:pPr>
        <w:spacing w:line="480" w:lineRule="auto"/>
        <w:rPr>
          <w:rFonts w:ascii="Times New Roman" w:hAnsi="Times New Roman" w:cs="Times New Roman"/>
        </w:rPr>
      </w:pPr>
      <w:r>
        <w:rPr>
          <w:rFonts w:ascii="Times New Roman" w:hAnsi="Times New Roman" w:cs="Times New Roman"/>
          <w:lang w:val="en-US"/>
          <w:rPrChange w:id="565" w:author="Cecilia Estalles" w:date="2026-01-26T12:03:00Z">
            <w:rPr>
              <w:rFonts w:ascii="Times New Roman" w:hAnsi="Times New Roman" w:cs="Times New Roman"/>
              <w:lang w:val="de-AT"/>
            </w:rPr>
          </w:rPrChange>
        </w:rPr>
        <w:t xml:space="preserve">Leitão, A., ten Cate, C., &amp; Riebel, K. (2006). </w:t>
      </w:r>
      <w:r>
        <w:rPr>
          <w:rFonts w:ascii="Times New Roman" w:hAnsi="Times New Roman" w:cs="Times New Roman"/>
        </w:rPr>
        <w:t>Within-song complexity in a songbird is meaningful to both male and female receivers. Animal Behaviour, 71(6), 1289–1296.</w:t>
      </w:r>
    </w:p>
    <w:p>
      <w:pPr>
        <w:spacing w:line="480" w:lineRule="auto"/>
        <w:rPr>
          <w:rFonts w:ascii="Times New Roman" w:hAnsi="Times New Roman" w:cs="Times New Roman"/>
        </w:rPr>
      </w:pPr>
      <w:r>
        <w:rPr>
          <w:rFonts w:ascii="Times New Roman" w:hAnsi="Times New Roman" w:cs="Times New Roman"/>
        </w:rPr>
        <w:t>Lemmon, E. M. (2009). Diversification of conspecific signals in sympatry: geographic overlap drives multidimensional reproductive character displacement in frogs. </w:t>
      </w:r>
      <w:r>
        <w:rPr>
          <w:rFonts w:ascii="Times New Roman" w:hAnsi="Times New Roman" w:cs="Times New Roman"/>
          <w:i/>
          <w:iCs/>
        </w:rPr>
        <w:t>Evolution</w:t>
      </w:r>
      <w:r>
        <w:rPr>
          <w:rFonts w:ascii="Times New Roman" w:hAnsi="Times New Roman" w:cs="Times New Roman"/>
        </w:rPr>
        <w:t>, </w:t>
      </w:r>
      <w:r>
        <w:rPr>
          <w:rFonts w:ascii="Times New Roman" w:hAnsi="Times New Roman" w:cs="Times New Roman"/>
          <w:i/>
          <w:iCs/>
        </w:rPr>
        <w:t>63</w:t>
      </w:r>
      <w:r>
        <w:rPr>
          <w:rFonts w:ascii="Times New Roman" w:hAnsi="Times New Roman" w:cs="Times New Roman"/>
        </w:rPr>
        <w:t>(5), 1155-1170.</w:t>
      </w:r>
    </w:p>
    <w:p>
      <w:pPr>
        <w:spacing w:line="480" w:lineRule="auto"/>
        <w:rPr>
          <w:rFonts w:ascii="Times New Roman" w:hAnsi="Times New Roman" w:cs="Times New Roman"/>
        </w:rPr>
      </w:pPr>
      <w:r>
        <w:rPr>
          <w:rFonts w:ascii="Times New Roman" w:hAnsi="Times New Roman" w:cs="Times New Roman"/>
        </w:rPr>
        <w:t>Lijtmaer, D. A., Sharpe, N. M. M., Tubaro, P. L., &amp; Lougheed, S. C. (2004). Molecular phylogenetics and diversification of the genus Sporophila (Aves: Passeriformes). Molecular Phylogenetics and Evolution, 33(3), 562–579.</w:t>
      </w:r>
    </w:p>
    <w:p>
      <w:pPr>
        <w:spacing w:line="480" w:lineRule="auto"/>
        <w:rPr>
          <w:rFonts w:ascii="Times New Roman" w:hAnsi="Times New Roman" w:cs="Times New Roman"/>
        </w:rPr>
      </w:pPr>
      <w:r>
        <w:rPr>
          <w:rFonts w:ascii="Times New Roman" w:hAnsi="Times New Roman" w:cs="Times New Roman"/>
        </w:rPr>
        <w:t>Marler, P. R., &amp; Slabbekoorn, H. (2004). Nature’s music: the science of birdsong. Elsevier.</w:t>
      </w:r>
    </w:p>
    <w:p>
      <w:pPr>
        <w:pStyle w:val="44"/>
        <w:spacing w:line="480" w:lineRule="auto"/>
        <w:rPr>
          <w:rFonts w:ascii="Times New Roman" w:hAnsi="Times New Roman" w:cs="Times New Roman"/>
        </w:rPr>
      </w:pPr>
      <w:r>
        <w:rPr>
          <w:rFonts w:ascii="Times New Roman" w:hAnsi="Times New Roman" w:cs="Times New Roman"/>
        </w:rPr>
        <w:t xml:space="preserve">Mason, N. A., &amp; Burns, K. J. (2015). The effect of habitat and body size on the evolution of vocal displays in Thraupidae (tanagers), the largest family of songbirds. Biological Journal of the Linnean Society, 114(3), 538–551. </w:t>
      </w:r>
    </w:p>
    <w:p>
      <w:pPr>
        <w:spacing w:line="480" w:lineRule="auto"/>
        <w:rPr>
          <w:del w:id="566" w:author="Cecilia Estalles" w:date="2025-09-07T13:13:00Z"/>
          <w:rFonts w:ascii="Times New Roman" w:hAnsi="Times New Roman" w:cs="Times New Roman"/>
        </w:rPr>
      </w:pPr>
      <w:del w:id="567" w:author="Cecilia Estalles" w:date="2025-09-07T13:13:00Z">
        <w:r>
          <w:rPr>
            <w:rFonts w:ascii="Times New Roman" w:hAnsi="Times New Roman" w:cs="Times New Roman"/>
          </w:rPr>
          <w:delText>Mason, N. A., Burns, K. J., Tobias, J. A., Claramunt, S., Seddon, N., &amp; Derryberry, E. P. (2017). Song evolution, speciation, and vocal learning in passerine birds. Evolution, 71(3), 786–796.</w:delText>
        </w:r>
      </w:del>
    </w:p>
    <w:p>
      <w:pPr>
        <w:spacing w:line="480" w:lineRule="auto"/>
        <w:rPr>
          <w:rFonts w:ascii="Times New Roman" w:hAnsi="Times New Roman" w:cs="Times New Roman"/>
        </w:rPr>
      </w:pPr>
      <w:r>
        <w:rPr>
          <w:rFonts w:ascii="Times New Roman" w:hAnsi="Times New Roman" w:cs="Times New Roman"/>
          <w:lang w:val="de-AT"/>
        </w:rPr>
        <w:t xml:space="preserve">Parker, K. A., Anderson, M. J., Jenkins, P. F., &amp; Brunton, D. H. (2012). </w:t>
      </w:r>
      <w:r>
        <w:rPr>
          <w:rFonts w:ascii="Times New Roman" w:hAnsi="Times New Roman" w:cs="Times New Roman"/>
        </w:rPr>
        <w:t>The effects of translocation-induced isolation and fragmentation on the cultural evolution of bird song. Ecology Letters, 15(8), 778–785.</w:t>
      </w:r>
    </w:p>
    <w:p>
      <w:pPr>
        <w:spacing w:line="480" w:lineRule="auto"/>
        <w:rPr>
          <w:rFonts w:ascii="Times New Roman" w:hAnsi="Times New Roman" w:cs="Times New Roman"/>
        </w:rPr>
      </w:pPr>
      <w:r>
        <w:rPr>
          <w:rFonts w:ascii="Times New Roman" w:hAnsi="Times New Roman" w:cs="Times New Roman"/>
        </w:rPr>
        <w:t>Pfennig, K. S., &amp; Pfennig, D. W. (2009). Character displacement: ecological and reproductive responses to a common evolutionary problem. Quarterly Review of Biology, 84(3), 253–276.</w:t>
      </w:r>
    </w:p>
    <w:p>
      <w:pPr>
        <w:spacing w:line="480" w:lineRule="auto"/>
        <w:rPr>
          <w:rFonts w:ascii="Times New Roman" w:hAnsi="Times New Roman" w:cs="Times New Roman"/>
        </w:rPr>
      </w:pPr>
      <w:r>
        <w:rPr>
          <w:rFonts w:ascii="Times New Roman" w:hAnsi="Times New Roman" w:cs="Times New Roman"/>
        </w:rPr>
        <w:t xml:space="preserve">Pinheiro, J., Bates, D., &amp; R Core Team. (2022). nlme: Linear and Nonlinear Mixed Effects Models. </w:t>
      </w:r>
      <w:r>
        <w:fldChar w:fldCharType="begin"/>
      </w:r>
      <w:r>
        <w:instrText xml:space="preserve"> HYPERLINK "https://CRAN.R-project.org/package=nlme" </w:instrText>
      </w:r>
      <w:r>
        <w:fldChar w:fldCharType="separate"/>
      </w:r>
      <w:r>
        <w:rPr>
          <w:rStyle w:val="20"/>
          <w:rFonts w:ascii="Times New Roman" w:hAnsi="Times New Roman" w:cs="Times New Roman"/>
        </w:rPr>
        <w:t>https://CRAN.R-project.org/package=nlme</w:t>
      </w:r>
      <w:r>
        <w:rPr>
          <w:rStyle w:val="20"/>
          <w:rFonts w:ascii="Times New Roman" w:hAnsi="Times New Roman" w:cs="Times New Roman"/>
        </w:rPr>
        <w:fldChar w:fldCharType="end"/>
      </w:r>
    </w:p>
    <w:p>
      <w:pPr>
        <w:spacing w:line="480" w:lineRule="auto"/>
        <w:rPr>
          <w:rFonts w:ascii="Times New Roman" w:hAnsi="Times New Roman" w:cs="Times New Roman"/>
        </w:rPr>
      </w:pPr>
      <w:r>
        <w:rPr>
          <w:rFonts w:ascii="Times New Roman" w:hAnsi="Times New Roman" w:cs="Times New Roman"/>
        </w:rPr>
        <w:t>Price, J. J., Friedman, N. R., &amp; Omland, K. E. (2007). Song and plumage evolution in the New World orioles (Icterus) show similar lability and convergence in patterns. Evolution, 61(4), 850–863.</w:t>
      </w:r>
    </w:p>
    <w:p>
      <w:pPr>
        <w:spacing w:line="480" w:lineRule="auto"/>
        <w:rPr>
          <w:rFonts w:ascii="Times New Roman" w:hAnsi="Times New Roman" w:cs="Times New Roman"/>
        </w:rPr>
      </w:pPr>
      <w:r>
        <w:rPr>
          <w:rFonts w:ascii="Times New Roman" w:hAnsi="Times New Roman" w:cs="Times New Roman"/>
        </w:rPr>
        <w:t>Repenning, M., Rovedder, C. E., &amp; Fontana, C. S. (2010). Another color morph of Sporophila seedeater from the capuchinos group (Aves, Emberizidae). Iheringia. Série Zoologia, 100(4), 369–378.</w:t>
      </w:r>
    </w:p>
    <w:p>
      <w:pPr>
        <w:spacing w:line="480" w:lineRule="auto"/>
        <w:rPr>
          <w:rFonts w:ascii="Times New Roman" w:hAnsi="Times New Roman" w:cs="Times New Roman"/>
        </w:rPr>
      </w:pPr>
      <w:r>
        <w:rPr>
          <w:rFonts w:ascii="Times New Roman" w:hAnsi="Times New Roman" w:cs="Times New Roman"/>
        </w:rPr>
        <w:t>Ridgely, R. S., &amp; Guy, T. (1989). The birds of South America: volume 1: the oscine passerines. University of Texas Press.</w:t>
      </w:r>
    </w:p>
    <w:p>
      <w:pPr>
        <w:spacing w:line="480" w:lineRule="auto"/>
        <w:rPr>
          <w:rFonts w:ascii="Times New Roman" w:hAnsi="Times New Roman" w:cs="Times New Roman"/>
        </w:rPr>
      </w:pPr>
      <w:r>
        <w:rPr>
          <w:rFonts w:ascii="Times New Roman" w:hAnsi="Times New Roman" w:cs="Times New Roman"/>
        </w:rPr>
        <w:t>Ryan, M. J., &amp; Brenowitz, E. A. (1985). The role of body size, phylogeny, and ambient noise in the evolution of bird song. The American Naturalist, 126(1), 87–100.</w:t>
      </w:r>
    </w:p>
    <w:p>
      <w:pPr>
        <w:spacing w:line="480" w:lineRule="auto"/>
        <w:rPr>
          <w:rFonts w:ascii="Times New Roman" w:hAnsi="Times New Roman" w:cs="Times New Roman"/>
        </w:rPr>
      </w:pPr>
      <w:r>
        <w:rPr>
          <w:rFonts w:ascii="Times New Roman" w:hAnsi="Times New Roman" w:cs="Times New Roman"/>
        </w:rPr>
        <w:t>Seddon, N. (2005). Ecological adaptation and species recognition drives vocal evolution in neotropical suboscine birds. Evolution, 59(1), 200–215.</w:t>
      </w:r>
    </w:p>
    <w:p>
      <w:pPr>
        <w:spacing w:line="480" w:lineRule="auto"/>
        <w:rPr>
          <w:rFonts w:ascii="Times New Roman" w:hAnsi="Times New Roman" w:cs="Times New Roman"/>
        </w:rPr>
      </w:pPr>
      <w:r>
        <w:rPr>
          <w:rFonts w:ascii="Times New Roman" w:hAnsi="Times New Roman" w:cs="Times New Roman"/>
        </w:rPr>
        <w:t>Seddon, N., &amp; Tobias, J. A. (2010). Character displacement from the receiver’s perspective: Species and mate recognition despite convergent signals in suboscine birds. Proceedings of the Royal Society B: Biological Sciences, 277(1693), 2475–2483.</w:t>
      </w:r>
    </w:p>
    <w:p>
      <w:pPr>
        <w:spacing w:line="480" w:lineRule="auto"/>
        <w:rPr>
          <w:rFonts w:ascii="Times New Roman" w:hAnsi="Times New Roman" w:cs="Times New Roman"/>
        </w:rPr>
      </w:pPr>
      <w:r>
        <w:rPr>
          <w:rFonts w:ascii="Times New Roman" w:hAnsi="Times New Roman" w:cs="Times New Roman"/>
        </w:rPr>
        <w:t>Simpson, R. K., Wilson, D. R., Mistakidis, A. F., Mennill, D. J., &amp; Doucet, S. M. (2021). Sympatry drives colour and song evolution in wood-warblers (Parulidae). </w:t>
      </w:r>
      <w:r>
        <w:rPr>
          <w:rFonts w:ascii="Times New Roman" w:hAnsi="Times New Roman" w:cs="Times New Roman"/>
          <w:i/>
          <w:iCs/>
        </w:rPr>
        <w:t>Proceedings of the Royal Society B</w:t>
      </w:r>
      <w:r>
        <w:rPr>
          <w:rFonts w:ascii="Times New Roman" w:hAnsi="Times New Roman" w:cs="Times New Roman"/>
        </w:rPr>
        <w:t>, </w:t>
      </w:r>
      <w:r>
        <w:rPr>
          <w:rFonts w:ascii="Times New Roman" w:hAnsi="Times New Roman" w:cs="Times New Roman"/>
          <w:i/>
          <w:iCs/>
        </w:rPr>
        <w:t>288</w:t>
      </w:r>
      <w:r>
        <w:rPr>
          <w:rFonts w:ascii="Times New Roman" w:hAnsi="Times New Roman" w:cs="Times New Roman"/>
        </w:rPr>
        <w:t>(1942), 20202804.</w:t>
      </w:r>
    </w:p>
    <w:p>
      <w:pPr>
        <w:spacing w:line="480" w:lineRule="auto"/>
        <w:rPr>
          <w:rFonts w:ascii="Times New Roman" w:hAnsi="Times New Roman" w:cs="Times New Roman"/>
        </w:rPr>
      </w:pPr>
      <w:r>
        <w:rPr>
          <w:rFonts w:ascii="Times New Roman" w:hAnsi="Times New Roman" w:cs="Times New Roman"/>
        </w:rPr>
        <w:t>Slater, P. J. (2000). Birdsong repertoires: their origins and use. The origins of music. (pp.49–63).</w:t>
      </w:r>
    </w:p>
    <w:p>
      <w:pPr>
        <w:spacing w:line="480" w:lineRule="auto"/>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Spector, D. A. (1992). Wood-warbler song systems: a review of paruline singing behaviors. </w:t>
      </w:r>
      <w:r>
        <w:rPr>
          <w:rFonts w:ascii="Times New Roman" w:hAnsi="Times New Roman" w:cs="Times New Roman"/>
          <w:i/>
          <w:iCs/>
          <w:color w:val="222222"/>
          <w:shd w:val="clear" w:color="auto" w:fill="FFFFFF"/>
        </w:rPr>
        <w:t>Current ornithology</w:t>
      </w:r>
      <w:r>
        <w:rPr>
          <w:rFonts w:ascii="Times New Roman" w:hAnsi="Times New Roman" w:cs="Times New Roman"/>
          <w:color w:val="222222"/>
          <w:shd w:val="clear" w:color="auto" w:fill="FFFFFF"/>
        </w:rPr>
        <w:t>, 199-238.</w:t>
      </w:r>
    </w:p>
    <w:p>
      <w:pPr>
        <w:spacing w:line="480" w:lineRule="auto"/>
        <w:rPr>
          <w:rFonts w:ascii="Times New Roman" w:hAnsi="Times New Roman" w:cs="Times New Roman"/>
        </w:rPr>
      </w:pPr>
      <w:r>
        <w:rPr>
          <w:rFonts w:ascii="Times New Roman" w:hAnsi="Times New Roman" w:cs="Times New Roman"/>
        </w:rPr>
        <w:t>Studds, C. E., &amp; Marra, P. P. (2011). Rainfall-induced changes in food availability modify the spring departure programme of a migratory bird. Proceedings of the Royal Society B: Biological Sciences, 278(1723), 3437–3443.</w:t>
      </w:r>
    </w:p>
    <w:p>
      <w:pPr>
        <w:spacing w:line="480" w:lineRule="auto"/>
        <w:rPr>
          <w:rFonts w:ascii="Times New Roman" w:hAnsi="Times New Roman" w:cs="Times New Roman"/>
        </w:rPr>
      </w:pPr>
      <w:r>
        <w:rPr>
          <w:rFonts w:ascii="Times New Roman" w:hAnsi="Times New Roman" w:cs="Times New Roman"/>
        </w:rPr>
        <w:t>Turbek, S. P., Browne, M., di Giacomo, A. S., Kopuchian, C., Hochachka, W. M., Estalles, C., Lijtmaer, D. A., Tubaro, P. L., Silveira, L. F., Lovette, I. J., Safran, R. J., Taylor, S. A., &amp; Campagna, L. (2021). Rapid speciation via the evolution of pre-mating isolation in the Iberá Seedeater. Science, 371(6536).</w:t>
      </w:r>
    </w:p>
    <w:p>
      <w:pPr>
        <w:spacing w:line="480" w:lineRule="auto"/>
        <w:rPr>
          <w:rFonts w:ascii="Times New Roman" w:hAnsi="Times New Roman" w:cs="Times New Roman"/>
          <w:lang w:val="es-AR"/>
        </w:rPr>
      </w:pPr>
      <w:r>
        <w:rPr>
          <w:rFonts w:ascii="Times New Roman" w:hAnsi="Times New Roman" w:cs="Times New Roman"/>
        </w:rPr>
        <w:t xml:space="preserve">Rigby R.A. and Stasinopoulos D.M. (2005). Generalized additive models for location, scale and  shape,(with discussion), Appl. </w:t>
      </w:r>
      <w:r>
        <w:rPr>
          <w:rFonts w:ascii="Times New Roman" w:hAnsi="Times New Roman" w:cs="Times New Roman"/>
          <w:lang w:val="es-AR"/>
        </w:rPr>
        <w:t>Statist., 54, part 3, pp 507-554.</w:t>
      </w:r>
    </w:p>
    <w:p>
      <w:pPr>
        <w:spacing w:line="480" w:lineRule="auto"/>
        <w:rPr>
          <w:rFonts w:ascii="Times New Roman" w:hAnsi="Times New Roman" w:cs="Times New Roman"/>
        </w:rPr>
      </w:pPr>
      <w:r>
        <w:rPr>
          <w:rFonts w:ascii="Times New Roman" w:hAnsi="Times New Roman" w:cs="Times New Roman"/>
          <w:lang w:val="es-AR"/>
        </w:rPr>
        <w:t xml:space="preserve">Vizentin-Bugoni, J., Areta, J. I., di Giacomo, A. G., di Giacomo, A. S., Jacobs, F., Afonso Coimbra, M. A., &amp; Dias, R. A. (2013). </w:t>
      </w:r>
      <w:r>
        <w:rPr>
          <w:rFonts w:ascii="Times New Roman" w:hAnsi="Times New Roman" w:cs="Times New Roman"/>
        </w:rPr>
        <w:t>Breeding biology and conservation of the Marsh Seedeater Sporophila palustris. Bird Conservation International, 23(2), 147–158.</w:t>
      </w:r>
    </w:p>
    <w:p>
      <w:pPr>
        <w:spacing w:line="480" w:lineRule="auto"/>
        <w:rPr>
          <w:rFonts w:ascii="Times New Roman" w:hAnsi="Times New Roman" w:cs="Times New Roman"/>
        </w:rPr>
      </w:pPr>
      <w:r>
        <w:rPr>
          <w:rFonts w:ascii="Times New Roman" w:hAnsi="Times New Roman" w:cs="Times New Roman"/>
        </w:rPr>
        <w:t>West-Eberhard, M. J. (1983). Sexual selection, social competition, and speciation. Quarterly Review of Biology, 58(2), 155–183.</w:t>
      </w:r>
    </w:p>
    <w:p>
      <w:pPr>
        <w:spacing w:line="480" w:lineRule="auto"/>
        <w:rPr>
          <w:rFonts w:ascii="Times New Roman" w:hAnsi="Times New Roman" w:cs="Times New Roman"/>
        </w:rPr>
      </w:pPr>
      <w:r>
        <w:rPr>
          <w:rFonts w:ascii="Times New Roman" w:hAnsi="Times New Roman" w:cs="Times New Roman"/>
        </w:rPr>
        <w:t>Wickham, H., Chang, W., &amp; Wickham, M. H. (2016). Package ‘ggplot2’. Create Elegant Data Visualisations Using the Grammar of Graphics. Version, 2(1), 1–189.</w:t>
      </w:r>
    </w:p>
    <w:p>
      <w:pPr>
        <w:spacing w:line="480" w:lineRule="auto"/>
        <w:rPr>
          <w:rFonts w:ascii="Times New Roman" w:hAnsi="Times New Roman" w:cs="Times New Roman"/>
        </w:rPr>
      </w:pPr>
      <w:r>
        <w:rPr>
          <w:rFonts w:ascii="Times New Roman" w:hAnsi="Times New Roman" w:cs="Times New Roman"/>
        </w:rPr>
        <w:t>Wilkins, M. R., Seddon, N., &amp; Safran, R. J. (2013). Evolutionary divergence in acoustic signals: Causes and consequences. Trends in Ecology and Evolution, 28 (3), 156–166.</w:t>
      </w:r>
    </w:p>
    <w:p>
      <w:pPr>
        <w:spacing w:line="480" w:lineRule="auto"/>
        <w:rPr>
          <w:rFonts w:ascii="Times New Roman" w:hAnsi="Times New Roman" w:cs="Times New Roman"/>
        </w:rPr>
      </w:pPr>
      <w:r>
        <w:rPr>
          <w:rFonts w:ascii="Times New Roman" w:hAnsi="Times New Roman" w:cs="Times New Roman"/>
          <w:color w:val="222222"/>
          <w:shd w:val="clear" w:color="auto" w:fill="FFFFFF"/>
        </w:rPr>
        <w:t>Zhao L, Sun X, Chen Q, Yang Y, Wang J, Ran J, Brauth SE, Tang Y, Cui J (2018) Males increase call frequency, not intensity, in response to noise, revealing no Lombard effect in the little torrent frog. Ecol Evol 8:11733–11741.</w:t>
      </w:r>
    </w:p>
    <w:sectPr>
      <w:pgSz w:w="12240" w:h="15840"/>
      <w:pgMar w:top="1440" w:right="1440" w:bottom="1440" w:left="1440" w:header="720" w:footer="720" w:gutter="0"/>
      <w:lnNumType w:countBy="1" w:restart="continuous"/>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marce" w:date="2026-02-07T14:26:53Z" w:initials="m">
    <w:p w14:paraId="FDF97AAC">
      <w:pPr>
        <w:pStyle w:val="15"/>
        <w:rPr>
          <w:rFonts w:hint="default"/>
          <w:lang w:val="en-US"/>
        </w:rPr>
      </w:pPr>
      <w:r>
        <w:rPr>
          <w:rFonts w:hint="default"/>
          <w:lang w:val="en-US"/>
        </w:rPr>
        <w:t>?</w:t>
      </w:r>
    </w:p>
  </w:comment>
  <w:comment w:id="1" w:author="marce" w:date="2026-02-07T14:29:44Z" w:initials="m">
    <w:p w14:paraId="FEFB8C3D">
      <w:pPr>
        <w:pStyle w:val="15"/>
        <w:rPr>
          <w:rFonts w:hint="default"/>
          <w:lang w:val="en-US"/>
        </w:rPr>
      </w:pPr>
      <w:r>
        <w:rPr>
          <w:rFonts w:hint="default"/>
          <w:lang w:val="en-US"/>
        </w:rPr>
        <w:t>not always true as genetic or cultural drift can also generate a similar pattern</w:t>
      </w:r>
    </w:p>
  </w:comment>
  <w:comment w:id="2" w:author="marce" w:date="2026-02-07T14:30:58Z" w:initials="m">
    <w:p w14:paraId="DD47FC41">
      <w:pPr>
        <w:pStyle w:val="15"/>
        <w:rPr>
          <w:rFonts w:hint="default"/>
          <w:lang w:val="en-US"/>
        </w:rPr>
      </w:pPr>
      <w:r>
        <w:rPr>
          <w:rFonts w:hint="default"/>
          <w:lang w:val="en-US"/>
        </w:rPr>
        <w:t>acoustic variability and acoustic differenciation sounds like the same thing, I am not getting the point</w:t>
      </w:r>
    </w:p>
  </w:comment>
  <w:comment w:id="3" w:author="marce" w:date="2026-02-07T14:39:01Z" w:initials="m">
    <w:p w14:paraId="E9FFF83C">
      <w:pPr>
        <w:pStyle w:val="15"/>
        <w:rPr>
          <w:rFonts w:hint="default"/>
          <w:lang w:val="en-US"/>
        </w:rPr>
      </w:pPr>
      <w:r>
        <w:rPr>
          <w:rFonts w:hint="default"/>
          <w:lang w:val="en-US"/>
        </w:rPr>
        <w:t>species or indivdual recognition?</w:t>
      </w:r>
    </w:p>
  </w:comment>
  <w:comment w:id="4" w:author="marce" w:date="2026-02-07T14:59:39Z" w:initials="m">
    <w:p w14:paraId="5EFA17EE">
      <w:pPr>
        <w:keepNext w:val="0"/>
        <w:keepLines w:val="0"/>
        <w:widowControl/>
        <w:suppressLineNumbers w:val="0"/>
        <w:jc w:val="left"/>
        <w:rPr>
          <w:rFonts w:hint="default"/>
          <w:lang w:val="en-US"/>
        </w:rPr>
      </w:pPr>
      <w:r>
        <w:rPr>
          <w:rFonts w:hint="default"/>
          <w:lang w:val="en-US"/>
        </w:rPr>
        <w:t>or “</w:t>
      </w:r>
      <w:r>
        <w:rPr>
          <w:rFonts w:ascii="SimSun" w:hAnsi="SimSun" w:eastAsia="SimSun" w:cs="SimSun"/>
          <w:kern w:val="0"/>
          <w:sz w:val="24"/>
          <w:szCs w:val="24"/>
          <w:lang w:val="en-US" w:eastAsia="zh-CN" w:bidi="ar"/>
          <w14:ligatures w14:val="standardContextual"/>
        </w:rPr>
        <w:t>Accordingly, mating acoustic signals in songbirds are expected to be particularly prone to such divergence.</w:t>
      </w:r>
      <w:r>
        <w:rPr>
          <w:rFonts w:hint="default" w:ascii="SimSun" w:hAnsi="SimSun" w:eastAsia="SimSun" w:cs="SimSun"/>
          <w:kern w:val="0"/>
          <w:sz w:val="24"/>
          <w:szCs w:val="24"/>
          <w:lang w:val="en-US" w:eastAsia="zh-CN" w:bidi="ar"/>
          <w14:ligatures w14:val="standardContextual"/>
        </w:rPr>
        <w:t>”</w:t>
      </w:r>
    </w:p>
  </w:comment>
  <w:comment w:id="5" w:author="marce" w:date="2026-02-07T15:03:54Z" w:initials="m">
    <w:p w14:paraId="1DFF34DE">
      <w:pPr>
        <w:pStyle w:val="15"/>
        <w:rPr>
          <w:rFonts w:hint="default"/>
          <w:lang w:val="en-US"/>
        </w:rPr>
      </w:pPr>
      <w:r>
        <w:rPr>
          <w:rFonts w:hint="default"/>
          <w:lang w:val="en-US"/>
        </w:rPr>
        <w:t>?</w:t>
      </w:r>
    </w:p>
  </w:comment>
  <w:comment w:id="6" w:author="marce" w:date="2026-02-07T15:04:55Z" w:initials="m">
    <w:p w14:paraId="EFFFCD26">
      <w:pPr>
        <w:pStyle w:val="15"/>
        <w:rPr>
          <w:rFonts w:hint="default"/>
          <w:lang w:val="en-US"/>
        </w:rPr>
      </w:pPr>
      <w:r>
        <w:rPr>
          <w:rFonts w:hint="default"/>
          <w:lang w:val="en-US"/>
        </w:rPr>
        <w:t>it sounds like we already know songs are different</w:t>
      </w:r>
    </w:p>
  </w:comment>
  <w:comment w:id="7" w:author="Leonardo Campagna" w:date="2025-08-21T11:37:00Z" w:initials="LC">
    <w:p w14:paraId="FCAFFC9E">
      <w:r>
        <w:rPr>
          <w:kern w:val="0"/>
          <w:sz w:val="20"/>
          <w:szCs w:val="20"/>
          <w14:ligatures w14:val="none"/>
        </w:rPr>
        <w:t>try to work in these references of capuchino songs, including in females and showing the existence of regional variation:</w:t>
      </w:r>
    </w:p>
    <w:p w14:paraId="FFFFFD03"/>
    <w:p w14:paraId="0FF37E81">
      <w:r>
        <w:rPr>
          <w:kern w:val="0"/>
          <w:sz w:val="20"/>
          <w:szCs w:val="20"/>
          <w14:ligatures w14:val="none"/>
        </w:rPr>
        <w:t>Distinguishing females of capuchino seedeaters: call repertoires provide evidence for species-level diagnosis</w:t>
      </w:r>
    </w:p>
    <w:p w14:paraId="F3FE7E3D">
      <w:r>
        <w:rPr>
          <w:kern w:val="0"/>
          <w:sz w:val="20"/>
          <w:szCs w:val="20"/>
          <w14:ligatures w14:val="none"/>
        </w:rPr>
        <w:t>Márcio Repenning &amp; Carla Suertegaray Fontana</w:t>
      </w:r>
    </w:p>
    <w:p w14:paraId="2FE7073F"/>
    <w:p w14:paraId="FEEB205E">
      <w:r>
        <w:rPr>
          <w:kern w:val="0"/>
          <w:sz w:val="20"/>
          <w:szCs w:val="20"/>
          <w14:ligatures w14:val="none"/>
        </w:rPr>
        <w:t>Winter Songs Reveal Geographic Origin of Three Migratory Seedeaters (Sporophila SPP.) in Southern Neotropical</w:t>
      </w:r>
    </w:p>
    <w:p w14:paraId="F9EF8E2D">
      <w:r>
        <w:rPr>
          <w:kern w:val="0"/>
          <w:sz w:val="20"/>
          <w:szCs w:val="20"/>
          <w14:ligatures w14:val="none"/>
        </w:rPr>
        <w:t>Juan Ignacio Areta</w:t>
      </w:r>
    </w:p>
    <w:p w14:paraId="7FEF9C4F"/>
    <w:p w14:paraId="1FFF70C3"/>
    <w:p w14:paraId="FD6106FB">
      <w:r>
        <w:rPr>
          <w:kern w:val="0"/>
          <w:sz w:val="20"/>
          <w:szCs w:val="20"/>
          <w14:ligatures w14:val="none"/>
        </w:rPr>
        <w:t>Systematics of the Tawny-Bellied Seedeater (Sporophila hypoxantha). II. Taxonomy and Evolutionary Implications of the Existence of a New Tawny Morph</w:t>
      </w:r>
    </w:p>
    <w:p w14:paraId="7FFD03D6">
      <w:r>
        <w:rPr>
          <w:kern w:val="0"/>
          <w:sz w:val="20"/>
          <w:szCs w:val="20"/>
          <w14:ligatures w14:val="none"/>
        </w:rPr>
        <w:t>Juan Ignacio Areta and Márcio Repenning</w:t>
      </w:r>
    </w:p>
    <w:p w14:paraId="FC3BD646"/>
    <w:p w14:paraId="EF3DE41A">
      <w:r>
        <w:rPr>
          <w:kern w:val="0"/>
          <w:sz w:val="20"/>
          <w:szCs w:val="20"/>
          <w14:ligatures w14:val="none"/>
        </w:rPr>
        <w:t>Evolution of Beak Size and Song Constraints in Neotropical Seedeaters (Thraupidae: Sporophila)</w:t>
      </w:r>
    </w:p>
    <w:p w14:paraId="1AFF1AA2">
      <w:pPr>
        <w:rPr>
          <w:lang w:val="es-AR"/>
        </w:rPr>
      </w:pPr>
      <w:r>
        <w:rPr>
          <w:kern w:val="0"/>
          <w:sz w:val="20"/>
          <w:szCs w:val="20"/>
          <w:lang w:val="es-AR"/>
          <w14:ligatures w14:val="none"/>
        </w:rPr>
        <w:t>Natália S. Porzio, Márcio Repenning, and Carla S. Fontana</w:t>
      </w:r>
    </w:p>
    <w:p w14:paraId="EFFB07AC">
      <w:pPr>
        <w:rPr>
          <w:lang w:val="es-AR"/>
        </w:rPr>
      </w:pPr>
    </w:p>
  </w:comment>
  <w:comment w:id="8" w:author="marce" w:date="2026-02-07T15:13:22Z" w:initials="m">
    <w:p w14:paraId="547BC7AF">
      <w:pPr>
        <w:pStyle w:val="15"/>
        <w:rPr>
          <w:rFonts w:hint="default"/>
          <w:lang w:val="en-US"/>
        </w:rPr>
      </w:pPr>
      <w:r>
        <w:rPr>
          <w:rFonts w:hint="default"/>
          <w:lang w:val="en-US"/>
        </w:rPr>
        <w:t xml:space="preserve">this last paragraph shows that a lot has been done on vocal variation in the genus, which brings the question of what new evidence can this current study provide (why we did this if a lot was already known about the group?). I think we should talk about what is still unclear about song variation among species in this group and how this study fits in. </w:t>
      </w:r>
    </w:p>
  </w:comment>
  <w:comment w:id="9" w:author="Leonardo Campagna" w:date="2025-08-21T11:48:00Z" w:initials="LC">
    <w:p w14:paraId="CEF3A3EE">
      <w:r>
        <w:rPr>
          <w:kern w:val="0"/>
          <w:sz w:val="20"/>
          <w:szCs w:val="20"/>
          <w14:ligatures w14:val="none"/>
        </w:rPr>
        <w:t>is this the correct spelling?</w:t>
      </w:r>
    </w:p>
  </w:comment>
  <w:comment w:id="10" w:author="Leonardo Campagna" w:date="2025-08-21T11:48:00Z" w:initials="LC">
    <w:p w14:paraId="27FAFA5A">
      <w:r>
        <w:rPr>
          <w:kern w:val="0"/>
          <w:sz w:val="20"/>
          <w:szCs w:val="20"/>
          <w14:ligatures w14:val="none"/>
        </w:rPr>
        <w:t>where you kept both recordings? clarify</w:t>
      </w:r>
    </w:p>
  </w:comment>
  <w:comment w:id="11" w:author="Cecilia Estalles" w:date="2025-10-10T11:22:00Z" w:initials="">
    <w:p w14:paraId="7D9FCF03">
      <w:pPr>
        <w:pStyle w:val="15"/>
      </w:pPr>
      <w:r>
        <w:rPr>
          <w:lang w:val="es-AR"/>
        </w:rPr>
        <w:t xml:space="preserve">No entendí :/ </w:t>
      </w:r>
    </w:p>
  </w:comment>
  <w:comment w:id="12" w:author="Cecilia Estalles" w:date="2025-10-10T11:23:00Z" w:initials="">
    <w:p w14:paraId="DEC31432">
      <w:pPr>
        <w:pStyle w:val="15"/>
      </w:pPr>
      <w:r>
        <w:rPr>
          <w:lang w:val="es-AR"/>
        </w:rPr>
        <w:t xml:space="preserve">Si me los quedé, </w:t>
      </w:r>
    </w:p>
  </w:comment>
  <w:comment w:id="13" w:author="Leonardo Campagna" w:date="2025-08-21T11:51:00Z" w:initials="LC">
    <w:p w14:paraId="7D989B9F">
      <w:r>
        <w:rPr>
          <w:kern w:val="0"/>
          <w:sz w:val="20"/>
          <w:szCs w:val="20"/>
          <w14:ligatures w14:val="none"/>
        </w:rPr>
        <w:t>I'm deleting anecdotal evidence like this (e.g., personal communications, etc)</w:t>
      </w:r>
    </w:p>
  </w:comment>
  <w:comment w:id="14" w:author="Cecilia Estalles" w:date="2025-10-10T11:21:00Z" w:initials="">
    <w:p w14:paraId="6BCCAD26">
      <w:pPr>
        <w:pStyle w:val="15"/>
      </w:pPr>
      <w:r>
        <w:rPr>
          <w:lang w:val="es-AR"/>
        </w:rPr>
        <w:t>Lo puedo sacar o mandar al suplementario.</w:t>
      </w:r>
    </w:p>
  </w:comment>
  <w:comment w:id="15" w:author="Leonardo Campagna" w:date="2025-08-21T11:54:00Z" w:initials="LC">
    <w:p w14:paraId="59FD0E53">
      <w:r>
        <w:rPr>
          <w:kern w:val="0"/>
          <w:sz w:val="20"/>
          <w:szCs w:val="20"/>
          <w14:ligatures w14:val="none"/>
        </w:rPr>
        <w:t>I suggest having an example of this in your figure one (the one with the map)</w:t>
      </w:r>
    </w:p>
  </w:comment>
  <w:comment w:id="16" w:author="Usuario" w:date="2025-08-27T15:40:00Z" w:initials="U">
    <w:p w14:paraId="7F5762EF">
      <w:pPr>
        <w:pStyle w:val="15"/>
        <w:rPr>
          <w:lang w:val="es-AR"/>
        </w:rPr>
      </w:pPr>
      <w:r>
        <w:rPr>
          <w:lang w:val="es-AR"/>
        </w:rPr>
        <w:t>Ves aca en base a lo que habia leido mas arriba me parecia que el complex song era el simple song + otros elementos que se agregaban a continuación (y que entire song era sinónimo de complex song) Ahora veo que lo de renglón 93 y 94 me confundió. Tal vez habría que modificar estos renglones por si a otros les sucedió lo mismo que a mi.</w:t>
      </w:r>
    </w:p>
  </w:comment>
  <w:comment w:id="17" w:author="Usuario" w:date="2025-08-27T15:36:00Z" w:initials="U">
    <w:p w14:paraId="7DFF6070">
      <w:pPr>
        <w:pStyle w:val="15"/>
        <w:rPr>
          <w:lang w:val="es-AR"/>
        </w:rPr>
      </w:pPr>
      <w:r>
        <w:rPr>
          <w:lang w:val="es-AR"/>
        </w:rPr>
        <w:t>Esta oracion la veo innecesaria y hasta me confunde con la que le sigue. Dejaria solo la que le sigue.</w:t>
      </w:r>
    </w:p>
  </w:comment>
  <w:comment w:id="18" w:author="Usuario" w:date="2025-08-27T15:36:00Z" w:initials="U">
    <w:p w14:paraId="77DF7C17">
      <w:pPr>
        <w:pStyle w:val="15"/>
      </w:pPr>
    </w:p>
  </w:comment>
  <w:comment w:id="19" w:author="Leonardo Campagna" w:date="2025-08-21T11:56:00Z" w:initials="LC">
    <w:p w14:paraId="5A5E6D27">
      <w:r>
        <w:rPr>
          <w:kern w:val="0"/>
          <w:sz w:val="20"/>
          <w:szCs w:val="20"/>
          <w14:ligatures w14:val="none"/>
        </w:rPr>
        <w:t>tables S1 and S2 are missing from the supplement</w:t>
      </w:r>
    </w:p>
  </w:comment>
  <w:comment w:id="20" w:author="Usuario" w:date="2025-08-27T15:42:00Z" w:initials="U">
    <w:p w14:paraId="596F6059">
      <w:pPr>
        <w:pStyle w:val="15"/>
        <w:rPr>
          <w:lang w:val="es-AR"/>
        </w:rPr>
      </w:pPr>
      <w:r>
        <w:rPr>
          <w:lang w:val="es-AR"/>
        </w:rPr>
        <w:t>guarda que no te vayan a pedir que remuestres tus datos para equilibrarlos.</w:t>
      </w:r>
    </w:p>
  </w:comment>
  <w:comment w:id="21" w:author="Cecilia Estalles" w:date="2025-10-08T18:12:00Z" w:initials="">
    <w:p w14:paraId="7AFF4093">
      <w:pPr>
        <w:pStyle w:val="15"/>
      </w:pPr>
      <w:r>
        <w:rPr>
          <w:lang w:val="es-AR"/>
        </w:rPr>
        <w:t xml:space="preserve">Saco este párrafo entonces? </w:t>
      </w:r>
    </w:p>
  </w:comment>
  <w:comment w:id="22" w:author="Leonardo Campagna" w:date="2025-08-21T11:56:00Z" w:initials="LC">
    <w:p w14:paraId="5E3F6A39">
      <w:pPr>
        <w:rPr>
          <w:lang w:val="es-AR"/>
        </w:rPr>
      </w:pPr>
      <w:r>
        <w:rPr>
          <w:kern w:val="0"/>
          <w:sz w:val="20"/>
          <w:szCs w:val="20"/>
          <w:lang w:val="es-AR"/>
          <w14:ligatures w14:val="none"/>
        </w:rPr>
        <w:t>is this a package?</w:t>
      </w:r>
    </w:p>
  </w:comment>
  <w:comment w:id="23" w:author="Cecilia Estalles" w:date="2025-10-10T11:24:00Z" w:initials="">
    <w:p w14:paraId="39EB62C4">
      <w:pPr>
        <w:pStyle w:val="15"/>
      </w:pPr>
      <w:r>
        <w:rPr>
          <w:lang w:val="es-AR"/>
        </w:rPr>
        <w:t>Paquete intrínseco de R. En realidad entiendo que puedo poner directamente “using R”.</w:t>
      </w:r>
    </w:p>
  </w:comment>
  <w:comment w:id="24" w:author="Usuario" w:date="2025-08-27T16:08:00Z" w:initials="U">
    <w:p w14:paraId="77FB4C8A">
      <w:pPr>
        <w:pStyle w:val="15"/>
        <w:rPr>
          <w:lang w:val="es-AR"/>
        </w:rPr>
      </w:pPr>
      <w:r>
        <w:rPr>
          <w:lang w:val="es-AR"/>
        </w:rPr>
        <w:t>Si hiciste un PCA por cada especie las metricas pueden ser diferentes entre ellas. Como comparas después los resultados?</w:t>
      </w:r>
    </w:p>
  </w:comment>
  <w:comment w:id="25" w:author="Cecilia Estalles" w:date="2025-10-10T11:33:00Z" w:initials="">
    <w:p w14:paraId="57EEF69A">
      <w:pPr>
        <w:pStyle w:val="15"/>
      </w:pPr>
      <w:r>
        <w:rPr>
          <w:lang w:val="es-AR"/>
        </w:rPr>
        <w:t xml:space="preserve">Los scores de los individuos los saqué del PCA general que incluía a las 4 especies. Sobre eso hice la matriz de distancias euclídeas de los individuos de cada especie. </w:t>
      </w:r>
    </w:p>
  </w:comment>
  <w:comment w:id="26" w:author="Leonardo Campagna" w:date="2025-08-21T13:03:00Z" w:initials="LC">
    <w:p w14:paraId="D7FF2923">
      <w:r>
        <w:rPr>
          <w:kern w:val="0"/>
          <w:sz w:val="20"/>
          <w:szCs w:val="20"/>
          <w14:ligatures w14:val="none"/>
        </w:rPr>
        <w:t>what's this?</w:t>
      </w:r>
    </w:p>
  </w:comment>
  <w:comment w:id="27" w:author="Cecilia Estalles" w:date="2025-10-10T11:45:00Z" w:initials="">
    <w:p w14:paraId="3D5DBF7C">
      <w:pPr>
        <w:pStyle w:val="15"/>
      </w:pPr>
      <w:r>
        <w:rPr>
          <w:lang w:val="es-AR"/>
        </w:rPr>
        <w:t>To complete.</w:t>
      </w:r>
    </w:p>
  </w:comment>
  <w:comment w:id="28" w:author="Leonardo Campagna" w:date="2025-08-21T13:06:00Z" w:initials="LC">
    <w:p w14:paraId="7B3F9BE0">
      <w:r>
        <w:rPr>
          <w:kern w:val="0"/>
          <w:sz w:val="20"/>
          <w:szCs w:val="20"/>
          <w14:ligatures w14:val="none"/>
        </w:rPr>
        <w:t>i still see a lot of overlap</w:t>
      </w:r>
    </w:p>
  </w:comment>
  <w:comment w:id="29" w:author="Usuario" w:date="2025-08-27T16:17:00Z" w:initials="U">
    <w:p w14:paraId="7B7F71E6">
      <w:pPr>
        <w:pStyle w:val="15"/>
        <w:rPr>
          <w:lang w:val="es-AR"/>
        </w:rPr>
      </w:pPr>
      <w:r>
        <w:rPr>
          <w:lang w:val="es-AR"/>
        </w:rPr>
        <w:t>este resultado no deberia ir en la siguiente sección?</w:t>
      </w:r>
    </w:p>
  </w:comment>
  <w:comment w:id="30" w:author="Usuario" w:date="2025-08-27T16:15:00Z" w:initials="U">
    <w:p w14:paraId="98BF84E7">
      <w:pPr>
        <w:pStyle w:val="15"/>
        <w:rPr>
          <w:lang w:val="es-AR"/>
        </w:rPr>
      </w:pPr>
      <w:r>
        <w:rPr>
          <w:lang w:val="es-AR"/>
        </w:rPr>
        <w:t>No sera mas prudente decir que esto implica la existencia de desplazamiento de caracteres reproductivos? El reforzamiento es un proceso que vos no ves directamente y es mas controversial que decir que hallazte el patrón que si lo podés ver. En la discusión podes analizar si esto es o no compatible o indicativo de reforzamiento.</w:t>
      </w:r>
    </w:p>
  </w:comment>
  <w:comment w:id="31" w:author="Cecilia Estalles" w:date="2025-10-10T12:01:00Z" w:initials="">
    <w:p w14:paraId="F7D7927C">
      <w:pPr>
        <w:pStyle w:val="15"/>
      </w:pPr>
      <w:r>
        <w:rPr>
          <w:lang w:val="es-AR"/>
        </w:rPr>
        <w:t xml:space="preserve">De acuerdo. Lo cambio. </w:t>
      </w:r>
    </w:p>
  </w:comment>
  <w:comment w:id="32" w:author="Leonardo Campagna" w:date="2025-08-21T13:21:00Z" w:initials="LC">
    <w:p w14:paraId="F6FFFF4F">
      <w:r>
        <w:rPr>
          <w:kern w:val="0"/>
          <w:sz w:val="20"/>
          <w:szCs w:val="20"/>
          <w14:ligatures w14:val="none"/>
        </w:rPr>
        <w:t>it seems like conspecific overlap in sympatry is higher, is this statistically significant? If so I'd mention it here because it may be a consequence of reducing interspecific overlap (ie increasing intraspecific overlap)</w:t>
      </w:r>
    </w:p>
  </w:comment>
  <w:comment w:id="33" w:author="Cecilia Estalles" w:date="2025-10-10T12:21:00Z" w:initials="">
    <w:p w14:paraId="7FE751C1">
      <w:pPr>
        <w:pStyle w:val="15"/>
      </w:pPr>
      <w:r>
        <w:rPr>
          <w:lang w:val="es-AR"/>
        </w:rPr>
        <w:t xml:space="preserve">No es significativa, pero esta cerca del umbral de significancia y el estadístico Z marca una dirección clara de esta tendencia. Podría por ejemplo decir algo así: </w:t>
      </w:r>
      <w:r>
        <w:rPr>
          <w:lang w:val="es-AR"/>
        </w:rPr>
        <w:br w:type="textWrapping"/>
      </w:r>
      <w:r>
        <w:rPr>
          <w:lang w:val="en-CA"/>
        </w:rPr>
        <w:t>Interestingly, heterospecific overlap was considerably lower in sympatry than in allopatry ((post-hoc comparison: z = -7, p &lt; 0.0001) and conspecific overlap had a marginal non significant tendency to be higher in sympatry than in allopatry , as expected under a scenario of sexual character displacement (z = –2.34, p = 0.088; Figure 3A, Supplementary Table 7B)</w:t>
      </w:r>
    </w:p>
  </w:comment>
  <w:comment w:id="34" w:author="Usuario" w:date="2025-08-27T16:31:00Z" w:initials="U">
    <w:p w14:paraId="FFEE5734">
      <w:pPr>
        <w:pStyle w:val="15"/>
        <w:rPr>
          <w:lang w:val="es-AR"/>
        </w:rPr>
      </w:pPr>
      <w:r>
        <w:rPr>
          <w:lang w:val="es-AR"/>
        </w:rPr>
        <w:t>esta bien esta p o es 0.069. Porque 0.69 no es ni tendencia.</w:t>
      </w:r>
    </w:p>
  </w:comment>
  <w:comment w:id="35" w:author="Cecilia Estalles" w:date="2025-10-10T15:02:00Z" w:initials="">
    <w:p w14:paraId="B79FCDC5">
      <w:pPr>
        <w:pStyle w:val="15"/>
      </w:pPr>
      <w:r>
        <w:rPr>
          <w:lang w:val="es-AR"/>
        </w:rPr>
        <w:t>Saco este ejemplo? Doy solo uno?</w:t>
      </w:r>
    </w:p>
  </w:comment>
  <w:comment w:id="36" w:author="Leonardo Campagna" w:date="2025-08-21T13:48:00Z" w:initials="LC">
    <w:p w14:paraId="1EDB1029">
      <w:r>
        <w:rPr>
          <w:kern w:val="0"/>
          <w:sz w:val="20"/>
          <w:szCs w:val="20"/>
          <w14:ligatures w14:val="none"/>
        </w:rPr>
        <w:t>give this example first as it is statistically significant and the one you gave first now is not. Invert the order</w:t>
      </w:r>
    </w:p>
  </w:comment>
  <w:comment w:id="37" w:author="Leonardo Campagna" w:date="2025-08-21T13:52:00Z" w:initials="LC">
    <w:p w14:paraId="7EFE3289">
      <w:r>
        <w:rPr>
          <w:kern w:val="0"/>
          <w:sz w:val="20"/>
          <w:szCs w:val="20"/>
          <w14:ligatures w14:val="none"/>
        </w:rPr>
        <w:t>isn't this 2B? also check that the label "PC2" is missing from the y axis in FS2A and B</w:t>
      </w:r>
    </w:p>
  </w:comment>
  <w:comment w:id="38" w:author="Leonardo Campagna" w:date="2025-08-21T13:59:00Z" w:initials="LC">
    <w:p w14:paraId="D74F5697">
      <w:r>
        <w:rPr>
          <w:kern w:val="0"/>
          <w:sz w:val="20"/>
          <w:szCs w:val="20"/>
          <w14:ligatures w14:val="none"/>
        </w:rPr>
        <w:t>it looks like you did this separately for each species. It could make sense to also do this with all species together to show that geography also has a signal irrespective of species identity?</w:t>
      </w:r>
    </w:p>
  </w:comment>
  <w:comment w:id="39" w:author="Usuario" w:date="2025-08-27T16:37:00Z" w:initials="U">
    <w:p w14:paraId="A7B2AC4A">
      <w:pPr>
        <w:pStyle w:val="15"/>
        <w:rPr>
          <w:lang w:val="es-AR"/>
        </w:rPr>
      </w:pPr>
      <w:r>
        <w:rPr>
          <w:lang w:val="es-AR"/>
        </w:rPr>
        <w:t>l</w:t>
      </w:r>
    </w:p>
  </w:comment>
  <w:comment w:id="40" w:author="Usuario" w:date="2025-08-27T16:40:00Z" w:initials="U">
    <w:p w14:paraId="E3F49C01">
      <w:pPr>
        <w:pStyle w:val="15"/>
        <w:rPr>
          <w:lang w:val="es-AR"/>
        </w:rPr>
      </w:pPr>
      <w:r>
        <w:rPr>
          <w:lang w:val="es-AR"/>
        </w:rPr>
        <w:t>la palabra variacion me parece un término ambiguo en este contexto. No es que este mal, ojo.</w:t>
      </w:r>
    </w:p>
  </w:comment>
  <w:comment w:id="41" w:author="Cecilia Estalles" w:date="2025-10-10T15:20:00Z" w:initials="">
    <w:p w14:paraId="D5EEEA06">
      <w:pPr>
        <w:pStyle w:val="15"/>
      </w:pPr>
      <w:r>
        <w:rPr>
          <w:lang w:val="es-AR"/>
        </w:rPr>
        <w:t>Differentiation?</w:t>
      </w:r>
    </w:p>
  </w:comment>
  <w:comment w:id="42" w:author="Usuario" w:date="2025-08-27T16:41:00Z" w:initials="U">
    <w:p w14:paraId="AFC26882">
      <w:pPr>
        <w:pStyle w:val="15"/>
        <w:rPr>
          <w:lang w:val="es-AR"/>
        </w:rPr>
      </w:pPr>
      <w:r>
        <w:rPr>
          <w:lang w:val="es-AR"/>
        </w:rPr>
        <w:t>Que significa acoustic variability? Aca también la palabra me parece ambigua si no estas atento.Quizas es mas claro si directdamente hablas de que existe una correlacion positiva entre distancia acústica y distancia geografica</w:t>
      </w:r>
    </w:p>
  </w:comment>
  <w:comment w:id="43" w:author="Usuario" w:date="2025-08-27T17:12:00Z" w:initials="U">
    <w:p w14:paraId="05FA0279">
      <w:pPr>
        <w:pStyle w:val="15"/>
        <w:rPr>
          <w:lang w:val="es-AR"/>
        </w:rPr>
      </w:pPr>
      <w:r>
        <w:rPr>
          <w:lang w:val="es-AR"/>
        </w:rPr>
        <w:t>Reproductive?</w:t>
      </w:r>
    </w:p>
  </w:comment>
  <w:comment w:id="44" w:author="Usuario" w:date="2025-08-27T17:15:00Z" w:initials="U">
    <w:p w14:paraId="7CDF049D">
      <w:pPr>
        <w:pStyle w:val="15"/>
        <w:rPr>
          <w:lang w:val="es-AR"/>
        </w:rPr>
      </w:pPr>
      <w:r>
        <w:rPr>
          <w:lang w:val="es-AR"/>
        </w:rPr>
        <w:t>No entiendo que querés decir con esta oracion</w:t>
      </w:r>
    </w:p>
  </w:comment>
  <w:comment w:id="45" w:author="Usuario" w:date="2025-08-27T17:17:00Z" w:initials="U">
    <w:p w14:paraId="BFD74D69">
      <w:pPr>
        <w:pStyle w:val="15"/>
        <w:rPr>
          <w:lang w:val="es-AR"/>
        </w:rPr>
      </w:pPr>
      <w:r>
        <w:rPr>
          <w:lang w:val="es-AR"/>
        </w:rPr>
        <w:t>Si no entiendo mal los analisis de cada parte del canto fueron diferentes para el canto simple y el complejo y por lo tanto no se hasta que pundo podés comparar los patrones como lo estás haciendo en esta frase.</w:t>
      </w:r>
    </w:p>
  </w:comment>
  <w:comment w:id="46" w:author="Cecilia Estalles" w:date="2025-10-11T11:56:00Z" w:initials="">
    <w:p w14:paraId="DFFEF498">
      <w:pPr>
        <w:pStyle w:val="15"/>
      </w:pPr>
      <w:r>
        <w:rPr>
          <w:lang w:val="es-AR"/>
        </w:rPr>
        <w:t xml:space="preserve">Me gustaría dejar esta afirmación porque es lo que pienso que parecen indicar nuestros resultados y las observaciones y resultados de otros autores, pero entiendo que no lo evalué y que debo darle un tono de duda más explícito. </w:t>
      </w:r>
    </w:p>
  </w:comment>
  <w:comment w:id="47" w:author="Leonardo Campagna" w:date="2025-08-21T14:04:00Z" w:initials="LC">
    <w:p w14:paraId="F3F9715C">
      <w:r>
        <w:rPr>
          <w:kern w:val="0"/>
          <w:sz w:val="20"/>
          <w:szCs w:val="20"/>
          <w14:ligatures w14:val="none"/>
        </w:rPr>
        <w:t>why reconsider?</w:t>
      </w:r>
    </w:p>
    <w:p w14:paraId="F77DD2D3"/>
    <w:p w14:paraId="2F9F6F4F">
      <w:r>
        <w:rPr>
          <w:kern w:val="0"/>
          <w:sz w:val="20"/>
          <w:szCs w:val="20"/>
          <w14:ligatures w14:val="none"/>
        </w:rPr>
        <w:t>I think you need to work in Benites et al 2014 and Turbek et al 2021 here because of the playback experiments showing that song does mediate species recognition</w:t>
      </w:r>
    </w:p>
  </w:comment>
  <w:comment w:id="48" w:author="Cecilia Estalles" w:date="2025-10-11T11:54:00Z" w:initials="">
    <w:p w14:paraId="7D1C8206">
      <w:pPr>
        <w:pStyle w:val="15"/>
      </w:pPr>
      <w:r>
        <w:rPr>
          <w:lang w:val="es-AR"/>
        </w:rPr>
        <w:t>De acuerdo, es una idea muy mal expresada. Lo que en realidad quiero destacar es que posiblemente no sea tan sencillo como como cantar cualquier cosa en cualquier momento y que las diferencias interespecíficas son como en el resto de los aspectos que caracterizan a cada especie del grupo, muy sutiles.</w:t>
      </w:r>
    </w:p>
  </w:comment>
  <w:comment w:id="49" w:author="Leonardo Campagna" w:date="2025-08-21T14:07:00Z" w:initials="LC">
    <w:p w14:paraId="93EFE194">
      <w:r>
        <w:rPr>
          <w:kern w:val="0"/>
          <w:sz w:val="20"/>
          <w:szCs w:val="20"/>
          <w14:ligatures w14:val="none"/>
        </w:rPr>
        <w:t>i dont think this prediction is right because the other species are not genetically more similar. They just have less peaks in a GWAS but that doesnt mean that they are less differentiated overall genome-wide</w:t>
      </w:r>
    </w:p>
  </w:comment>
  <w:comment w:id="50" w:author="Leonardo Campagna" w:date="2025-08-21T14:10:00Z" w:initials="LC">
    <w:p w14:paraId="545F4B6C">
      <w:r>
        <w:rPr>
          <w:kern w:val="0"/>
          <w:sz w:val="20"/>
          <w:szCs w:val="20"/>
          <w14:ligatures w14:val="none"/>
        </w:rPr>
        <w:t>I think this paper also shows what you are saying, but double check</w:t>
      </w:r>
    </w:p>
    <w:p w14:paraId="B7DB0C92"/>
    <w:p w14:paraId="FADCA96C"/>
    <w:p w14:paraId="556D4525"/>
    <w:p w14:paraId="3F2D5BC1">
      <w:r>
        <w:rPr>
          <w:kern w:val="0"/>
          <w:sz w:val="20"/>
          <w:szCs w:val="20"/>
          <w14:ligatures w14:val="none"/>
        </w:rPr>
        <w:t>Landscape associations of globally threatened</w:t>
      </w:r>
    </w:p>
    <w:p w14:paraId="E46B0A91">
      <w:r>
        <w:rPr>
          <w:kern w:val="0"/>
          <w:sz w:val="20"/>
          <w:szCs w:val="20"/>
          <w14:ligatures w14:val="none"/>
        </w:rPr>
        <w:t>grassland birds in the Aguapey river</w:t>
      </w:r>
    </w:p>
    <w:p w14:paraId="2F3ED8AE">
      <w:r>
        <w:rPr>
          <w:kern w:val="0"/>
          <w:sz w:val="20"/>
          <w:szCs w:val="20"/>
          <w14:ligatures w14:val="none"/>
        </w:rPr>
        <w:t>Important Bird Area, Corrientes, Argentina</w:t>
      </w:r>
    </w:p>
    <w:p w14:paraId="FFFDC8A5">
      <w:r>
        <w:rPr>
          <w:kern w:val="0"/>
          <w:sz w:val="20"/>
          <w:szCs w:val="20"/>
          <w14:ligatures w14:val="none"/>
        </w:rPr>
        <w:t>ADRIAN S. DI GIACOMO, PETER D. VICKERY, HERNAN CASAN˜ AS,</w:t>
      </w:r>
    </w:p>
    <w:p w14:paraId="771F816A">
      <w:r>
        <w:rPr>
          <w:kern w:val="0"/>
          <w:sz w:val="20"/>
          <w:szCs w:val="20"/>
          <w14:ligatures w14:val="none"/>
        </w:rPr>
        <w:t>OSCAR A. SPITZNAGEL, CHRISTIAN OSTROSKY,</w:t>
      </w:r>
    </w:p>
    <w:p w14:paraId="770366D1">
      <w:r>
        <w:rPr>
          <w:kern w:val="0"/>
          <w:sz w:val="20"/>
          <w:szCs w:val="20"/>
          <w14:ligatures w14:val="none"/>
        </w:rPr>
        <w:t>SANTIAGO KRAPOVICKAS and ANDRES J. BOSSO</w:t>
      </w:r>
    </w:p>
  </w:comment>
  <w:comment w:id="51" w:author="Usuario" w:date="2025-08-27T17:27:00Z" w:initials="U">
    <w:p w14:paraId="DEEDF5F5">
      <w:pPr>
        <w:pStyle w:val="15"/>
        <w:rPr>
          <w:lang w:val="es-AR"/>
        </w:rPr>
      </w:pPr>
      <w:r>
        <w:rPr>
          <w:lang w:val="es-AR"/>
        </w:rPr>
        <w:t xml:space="preserve">En el trabajo en el que describen iberaensis, habia una conclusion de que esta especie era Hermana de …. Como se compara su canto con el de esa supuesta hermana. Es mas parecido acaso que con la otras o no? </w:t>
      </w:r>
    </w:p>
  </w:comment>
  <w:comment w:id="52" w:author="Cecilia Estalles" w:date="2025-10-11T12:44:00Z" w:initials="">
    <w:p w14:paraId="EFCB69EA">
      <w:pPr>
        <w:pStyle w:val="15"/>
      </w:pPr>
      <w:r>
        <w:rPr>
          <w:lang w:val="es-AR"/>
        </w:rPr>
        <w:t xml:space="preserve">No lo encuentro en el paper de adrián y ceci, solo dicen que se distingue claramente de cinnamomea y ruficollis que son las dos especies simpátricas con las que convive iberaensis en el sitio en donde las describieron. </w:t>
      </w:r>
    </w:p>
  </w:comment>
  <w:comment w:id="53" w:author="Cecilia Estalles" w:date="2025-10-20T17:29:00Z" w:initials="">
    <w:p w14:paraId="FBBD9B4A">
      <w:pPr>
        <w:pStyle w:val="15"/>
      </w:pPr>
      <w:r>
        <w:t xml:space="preserve">The population-level approach revealed an unexpectedly high level of acoustic similarity among species across their distributions, while also providing context for the variability detected within species. Previous studies that categorized song notes by ear reported greater regional variation in the southern populations. In contrast, our analyses, which were mainly based on spectral and temporal measurements of the songs and their elements, showed that although notes may appear distinct at a coarse level, their detailed acoustic structure is remarkably similar. Some patterns of acoustic variation supported the hypothesis of divergent character displacement, whereas others likely reflected neutral drift processes and the influence of geographic distance. </w:t>
      </w:r>
    </w:p>
  </w:comment>
  <w:comment w:id="54" w:author="Usuario" w:date="2025-08-27T17:30:00Z" w:initials="U">
    <w:p w14:paraId="7F74F2CF">
      <w:pPr>
        <w:pStyle w:val="15"/>
        <w:rPr>
          <w:lang w:val="es-AR"/>
        </w:rPr>
      </w:pPr>
      <w:r>
        <w:rPr>
          <w:lang w:val="es-AR"/>
        </w:rPr>
        <w:t>Maximizacion de signal transmission en simpatria promovería convergencia no divergencia en los cantos. Ojo.</w:t>
      </w:r>
    </w:p>
  </w:comment>
  <w:comment w:id="55" w:author="Usuario" w:date="2025-08-27T17:32:00Z" w:initials="U">
    <w:p w14:paraId="DC6B164D">
      <w:pPr>
        <w:pStyle w:val="15"/>
        <w:rPr>
          <w:lang w:val="es-AR"/>
        </w:rPr>
      </w:pPr>
      <w:r>
        <w:rPr>
          <w:lang w:val="es-AR"/>
        </w:rPr>
        <w:t>“divergent character hypothesis” este termino nunca lo vi y no se que significa.</w:t>
      </w:r>
    </w:p>
  </w:comment>
  <w:comment w:id="56" w:author="Usuario" w:date="2025-08-27T17:36:00Z" w:initials="U">
    <w:p w14:paraId="69B9AF80">
      <w:pPr>
        <w:pStyle w:val="15"/>
        <w:rPr>
          <w:lang w:val="es-AR"/>
        </w:rPr>
      </w:pPr>
      <w:r>
        <w:rPr>
          <w:lang w:val="es-AR"/>
        </w:rPr>
        <w:t>Esta frase me resulta muy rara “individual invest” para “avoid intererence with other species” Me parece un frankenstein conceptual.</w:t>
      </w:r>
    </w:p>
  </w:comment>
  <w:comment w:id="57" w:author="Leonardo Campagna" w:date="2025-08-21T14:21:00Z" w:initials="LC">
    <w:p w14:paraId="FDD2E881">
      <w:r>
        <w:rPr>
          <w:kern w:val="0"/>
          <w:sz w:val="20"/>
          <w:szCs w:val="20"/>
          <w14:ligatures w14:val="none"/>
        </w:rPr>
        <w:t>do you mean that the shared habitat selects similarly for song traits that transmit well in that environment? if so it's not clear that you are saying this</w:t>
      </w:r>
    </w:p>
  </w:comment>
  <w:comment w:id="58" w:author="Cecilia Estalles" w:date="2025-10-11T14:01:00Z" w:initials="">
    <w:p w14:paraId="FBFD03BD">
      <w:pPr>
        <w:pStyle w:val="15"/>
      </w:pPr>
      <w:r>
        <w:rPr>
          <w:lang w:val="es-AR"/>
        </w:rPr>
        <w:t>De acuerdo. No se entendía. Ahí esta mejor?</w:t>
      </w:r>
    </w:p>
  </w:comment>
  <w:comment w:id="59" w:author="Usuario" w:date="2025-08-27T18:09:00Z" w:initials="U">
    <w:p w14:paraId="48EE74EE">
      <w:pPr>
        <w:pStyle w:val="15"/>
        <w:rPr>
          <w:lang w:val="es-AR"/>
        </w:rPr>
      </w:pPr>
      <w:r>
        <w:rPr>
          <w:lang w:val="es-AR"/>
        </w:rPr>
        <w:t>che ceci encuentro partes de la discussion, pero sobre todo este item muy especulativo. Tal vez es mejor concentrarse en la interpretación del patrón y discutir solo algunas de las opciones mas obvias.</w:t>
      </w:r>
    </w:p>
  </w:comment>
  <w:comment w:id="60" w:author="Leonardo Campagna" w:date="2025-08-21T14:32:00Z" w:initials="LC">
    <w:p w14:paraId="DCFFD75A">
      <w:r>
        <w:rPr>
          <w:kern w:val="0"/>
          <w:sz w:val="20"/>
          <w:szCs w:val="20"/>
          <w14:ligatures w14:val="none"/>
        </w:rPr>
        <w:t>why a reconsideration? you can say point to the importance of acoustic signals as... but reconsider means they were considered not to be important before which is not the case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FDF97AAC" w15:done="0"/>
  <w15:commentEx w15:paraId="FEFB8C3D" w15:done="0"/>
  <w15:commentEx w15:paraId="DD47FC41" w15:done="0"/>
  <w15:commentEx w15:paraId="E9FFF83C" w15:done="0"/>
  <w15:commentEx w15:paraId="5EFA17EE" w15:done="0"/>
  <w15:commentEx w15:paraId="1DFF34DE" w15:done="0"/>
  <w15:commentEx w15:paraId="EFFFCD26" w15:done="0"/>
  <w15:commentEx w15:paraId="EFFB07AC" w15:done="0"/>
  <w15:commentEx w15:paraId="547BC7AF" w15:done="0"/>
  <w15:commentEx w15:paraId="CEF3A3EE" w15:done="0"/>
  <w15:commentEx w15:paraId="27FAFA5A" w15:done="0"/>
  <w15:commentEx w15:paraId="7D9FCF03" w15:done="0" w15:paraIdParent="27FAFA5A"/>
  <w15:commentEx w15:paraId="DEC31432" w15:done="0" w15:paraIdParent="27FAFA5A"/>
  <w15:commentEx w15:paraId="7D989B9F" w15:done="0"/>
  <w15:commentEx w15:paraId="6BCCAD26" w15:done="0" w15:paraIdParent="7D989B9F"/>
  <w15:commentEx w15:paraId="59FD0E53" w15:done="0"/>
  <w15:commentEx w15:paraId="7F5762EF" w15:done="0"/>
  <w15:commentEx w15:paraId="7DFF6070" w15:done="0"/>
  <w15:commentEx w15:paraId="77DF7C17" w15:done="0"/>
  <w15:commentEx w15:paraId="5A5E6D27" w15:done="0"/>
  <w15:commentEx w15:paraId="596F6059" w15:done="0"/>
  <w15:commentEx w15:paraId="7AFF4093" w15:done="0" w15:paraIdParent="596F6059"/>
  <w15:commentEx w15:paraId="5E3F6A39" w15:done="0"/>
  <w15:commentEx w15:paraId="39EB62C4" w15:done="0" w15:paraIdParent="5E3F6A39"/>
  <w15:commentEx w15:paraId="77FB4C8A" w15:done="0"/>
  <w15:commentEx w15:paraId="57EEF69A" w15:done="0" w15:paraIdParent="77FB4C8A"/>
  <w15:commentEx w15:paraId="D7FF2923" w15:done="0"/>
  <w15:commentEx w15:paraId="3D5DBF7C" w15:done="0" w15:paraIdParent="D7FF2923"/>
  <w15:commentEx w15:paraId="7B3F9BE0" w15:done="0"/>
  <w15:commentEx w15:paraId="7B7F71E6" w15:done="0"/>
  <w15:commentEx w15:paraId="98BF84E7" w15:done="0"/>
  <w15:commentEx w15:paraId="F7D7927C" w15:done="0" w15:paraIdParent="98BF84E7"/>
  <w15:commentEx w15:paraId="F6FFFF4F" w15:done="0"/>
  <w15:commentEx w15:paraId="7FE751C1" w15:done="0" w15:paraIdParent="F6FFFF4F"/>
  <w15:commentEx w15:paraId="FFEE5734" w15:done="0"/>
  <w15:commentEx w15:paraId="B79FCDC5" w15:done="0" w15:paraIdParent="FFEE5734"/>
  <w15:commentEx w15:paraId="1EDB1029" w15:done="0"/>
  <w15:commentEx w15:paraId="7EFE3289" w15:done="0"/>
  <w15:commentEx w15:paraId="D74F5697" w15:done="0"/>
  <w15:commentEx w15:paraId="A7B2AC4A" w15:done="0"/>
  <w15:commentEx w15:paraId="E3F49C01" w15:done="0"/>
  <w15:commentEx w15:paraId="D5EEEA06" w15:done="0" w15:paraIdParent="E3F49C01"/>
  <w15:commentEx w15:paraId="AFC26882" w15:done="0"/>
  <w15:commentEx w15:paraId="05FA0279" w15:done="0"/>
  <w15:commentEx w15:paraId="7CDF049D" w15:done="0"/>
  <w15:commentEx w15:paraId="BFD74D69" w15:done="0"/>
  <w15:commentEx w15:paraId="DFFEF498" w15:done="0" w15:paraIdParent="BFD74D69"/>
  <w15:commentEx w15:paraId="2F9F6F4F" w15:done="0"/>
  <w15:commentEx w15:paraId="7D1C8206" w15:done="0" w15:paraIdParent="2F9F6F4F"/>
  <w15:commentEx w15:paraId="93EFE194" w15:done="0"/>
  <w15:commentEx w15:paraId="770366D1" w15:done="0"/>
  <w15:commentEx w15:paraId="DEEDF5F5" w15:done="0"/>
  <w15:commentEx w15:paraId="EFCB69EA" w15:done="0" w15:paraIdParent="DEEDF5F5"/>
  <w15:commentEx w15:paraId="FBBD9B4A" w15:done="0"/>
  <w15:commentEx w15:paraId="7F74F2CF" w15:done="0"/>
  <w15:commentEx w15:paraId="DC6B164D" w15:done="0"/>
  <w15:commentEx w15:paraId="69B9AF80" w15:done="0"/>
  <w15:commentEx w15:paraId="FDD2E881" w15:done="0"/>
  <w15:commentEx w15:paraId="FBFD03BD" w15:done="0" w15:paraIdParent="FDD2E881"/>
  <w15:commentEx w15:paraId="48EE74EE" w15:done="0"/>
  <w15:commentEx w15:paraId="DCFFD75A"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Nimbus Roman No9 L">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altName w:val="Nimbus Roman No9 L"/>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6030804020204"/>
    <w:charset w:val="00"/>
    <w:family w:val="auto"/>
    <w:pitch w:val="default"/>
    <w:sig w:usb0="E7006EFF" w:usb1="D200FDFF" w:usb2="0A246029" w:usb3="0400200C" w:csb0="600001FF" w:csb1="DFFF0000"/>
  </w:font>
  <w:font w:name="Wingdings">
    <w:altName w:val="EB Garamond 12"/>
    <w:panose1 w:val="05000000000000000000"/>
    <w:charset w:val="00"/>
    <w:family w:val="auto"/>
    <w:pitch w:val="default"/>
    <w:sig w:usb0="00000000" w:usb1="10000000" w:usb2="00000000" w:usb3="00000000" w:csb0="80000000" w:csb1="00000000"/>
  </w:font>
  <w:font w:name="EB Garamond 12">
    <w:panose1 w:val="02020502060206020403"/>
    <w:charset w:val="00"/>
    <w:family w:val="auto"/>
    <w:pitch w:val="default"/>
    <w:sig w:usb0="E00002FF" w:usb1="5000E4FF" w:usb2="00000028" w:usb3="00000000" w:csb0="000001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Aptos">
    <w:altName w:val="Comfortaa Light"/>
    <w:panose1 w:val="00000000000000000000"/>
    <w:charset w:val="86"/>
    <w:family w:val="swiss"/>
    <w:pitch w:val="default"/>
    <w:sig w:usb0="00000000" w:usb1="00000000" w:usb2="00000000" w:usb3="00000000" w:csb0="0000019F" w:csb1="00000000"/>
  </w:font>
  <w:font w:name="Comfortaa Light">
    <w:panose1 w:val="00000400000000000000"/>
    <w:charset w:val="00"/>
    <w:family w:val="auto"/>
    <w:pitch w:val="default"/>
    <w:sig w:usb0="20000287" w:usb1="00000002" w:usb2="00000000" w:usb3="00000000" w:csb0="2000019F" w:csb1="00000000"/>
  </w:font>
  <w:font w:name="Aptos">
    <w:altName w:val="Comfortaa Light"/>
    <w:panose1 w:val="00000000000000000000"/>
    <w:charset w:val="00"/>
    <w:family w:val="auto"/>
    <w:pitch w:val="default"/>
    <w:sig w:usb0="00000000" w:usb1="00000000" w:usb2="00000000" w:usb3="00000000" w:csb0="00000000" w:csb1="00000000"/>
  </w:font>
  <w:font w:name="Aptos Display">
    <w:altName w:val="Comfortaa Light"/>
    <w:panose1 w:val="00000000000000000000"/>
    <w:charset w:val="00"/>
    <w:family w:val="swiss"/>
    <w:pitch w:val="default"/>
    <w:sig w:usb0="00000000" w:usb1="00000000" w:usb2="00000000" w:usb3="00000000" w:csb0="0000019F" w:csb1="00000000"/>
  </w:font>
  <w:font w:name="等线 Light">
    <w:altName w:val="Comfortaa Light"/>
    <w:panose1 w:val="00000000000000000000"/>
    <w:charset w:val="00"/>
    <w:family w:val="auto"/>
    <w:pitch w:val="default"/>
    <w:sig w:usb0="00000000" w:usb1="00000000" w:usb2="00000000" w:usb3="00000000" w:csb0="00000000" w:csb1="00000000"/>
  </w:font>
  <w:font w:name="Segoe UI">
    <w:altName w:val="Noto Looped Lao Bold"/>
    <w:panose1 w:val="020B0502040204020203"/>
    <w:charset w:val="00"/>
    <w:family w:val="swiss"/>
    <w:pitch w:val="default"/>
    <w:sig w:usb0="00000000" w:usb1="00000000" w:usb2="00000009" w:usb3="00000000" w:csb0="000001FF" w:csb1="00000000"/>
  </w:font>
  <w:font w:name="Noto Looped Lao Bold">
    <w:panose1 w:val="020B0502040504020204"/>
    <w:charset w:val="00"/>
    <w:family w:val="auto"/>
    <w:pitch w:val="default"/>
    <w:sig w:usb0="02000000" w:usb1="00000000" w:usb2="00000000" w:usb3="00000000" w:csb0="00000001" w:csb1="00000000"/>
  </w:font>
  <w:font w:name="Aptos Narrow">
    <w:altName w:val="Comfortaa Light"/>
    <w:panose1 w:val="00000000000000000000"/>
    <w:charset w:val="00"/>
    <w:family w:val="swiss"/>
    <w:pitch w:val="default"/>
    <w:sig w:usb0="00000000" w:usb1="00000000" w:usb2="00000000" w:usb3="00000000" w:csb0="0000019F" w:csb1="00000000"/>
  </w:font>
  <w:font w:name="Abyssinica SIL">
    <w:panose1 w:val="02000000000000000000"/>
    <w:charset w:val="00"/>
    <w:family w:val="auto"/>
    <w:pitch w:val="default"/>
    <w:sig w:usb0="800000EF" w:usb1="5200A14B" w:usb2="08000828"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ecilia Estalles">
    <w15:presenceInfo w15:providerId="Windows Live" w15:userId="e815785eb3a35946"/>
  </w15:person>
  <w15:person w15:author="Leonardo Campagna">
    <w15:presenceInfo w15:providerId="AD" w15:userId="S::lc736@cornell.edu::b7384f43-78da-4fc8-94a2-4e54c8b0855a"/>
  </w15:person>
  <w15:person w15:author="Usuario">
    <w15:presenceInfo w15:providerId="None" w15:userId="Usuario"/>
  </w15:person>
  <w15:person w15:author="marce">
    <w15:presenceInfo w15:providerId="None" w15:userId="mar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doNotDisplayPageBoundaries w:val="1"/>
  <w:bordersDoNotSurroundHeader w:val="0"/>
  <w:bordersDoNotSurroundFooter w:val="0"/>
  <w:trackRevisions w:val="1"/>
  <w:documentProtection w:enforcement="0"/>
  <w:defaultTabStop w:val="720"/>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11BD"/>
    <w:rsid w:val="000032A0"/>
    <w:rsid w:val="0000332B"/>
    <w:rsid w:val="000035D3"/>
    <w:rsid w:val="0000361C"/>
    <w:rsid w:val="00003F8A"/>
    <w:rsid w:val="00005029"/>
    <w:rsid w:val="000051ED"/>
    <w:rsid w:val="00005469"/>
    <w:rsid w:val="000058EC"/>
    <w:rsid w:val="00005FEF"/>
    <w:rsid w:val="00006026"/>
    <w:rsid w:val="000068B5"/>
    <w:rsid w:val="00006FCF"/>
    <w:rsid w:val="000073A5"/>
    <w:rsid w:val="0000754E"/>
    <w:rsid w:val="00007879"/>
    <w:rsid w:val="00007D47"/>
    <w:rsid w:val="00007FD1"/>
    <w:rsid w:val="00010803"/>
    <w:rsid w:val="0001080A"/>
    <w:rsid w:val="000108F9"/>
    <w:rsid w:val="00011B2A"/>
    <w:rsid w:val="00012177"/>
    <w:rsid w:val="0001243A"/>
    <w:rsid w:val="00012921"/>
    <w:rsid w:val="00012DB7"/>
    <w:rsid w:val="00014D24"/>
    <w:rsid w:val="000150E8"/>
    <w:rsid w:val="00017288"/>
    <w:rsid w:val="000173BB"/>
    <w:rsid w:val="000179F6"/>
    <w:rsid w:val="00021491"/>
    <w:rsid w:val="000223E6"/>
    <w:rsid w:val="00022F89"/>
    <w:rsid w:val="00023727"/>
    <w:rsid w:val="00023C39"/>
    <w:rsid w:val="00023DBD"/>
    <w:rsid w:val="00024249"/>
    <w:rsid w:val="000245DE"/>
    <w:rsid w:val="000246CB"/>
    <w:rsid w:val="000258CD"/>
    <w:rsid w:val="00025DB3"/>
    <w:rsid w:val="00025EDB"/>
    <w:rsid w:val="000260FC"/>
    <w:rsid w:val="00026AC4"/>
    <w:rsid w:val="00026E18"/>
    <w:rsid w:val="000274D1"/>
    <w:rsid w:val="000304E9"/>
    <w:rsid w:val="00030586"/>
    <w:rsid w:val="0003085B"/>
    <w:rsid w:val="00030974"/>
    <w:rsid w:val="00031488"/>
    <w:rsid w:val="00031C12"/>
    <w:rsid w:val="00031D97"/>
    <w:rsid w:val="00031E2D"/>
    <w:rsid w:val="00032D4C"/>
    <w:rsid w:val="000333A6"/>
    <w:rsid w:val="000344FE"/>
    <w:rsid w:val="0003451F"/>
    <w:rsid w:val="000346C2"/>
    <w:rsid w:val="00034BA8"/>
    <w:rsid w:val="00034BC3"/>
    <w:rsid w:val="00034C39"/>
    <w:rsid w:val="00036BAC"/>
    <w:rsid w:val="00040662"/>
    <w:rsid w:val="00040B69"/>
    <w:rsid w:val="000412D8"/>
    <w:rsid w:val="00041773"/>
    <w:rsid w:val="00041A8B"/>
    <w:rsid w:val="00041E5B"/>
    <w:rsid w:val="00042A52"/>
    <w:rsid w:val="00042DBE"/>
    <w:rsid w:val="00042E7A"/>
    <w:rsid w:val="000431E0"/>
    <w:rsid w:val="000435A2"/>
    <w:rsid w:val="00043C4C"/>
    <w:rsid w:val="00043C54"/>
    <w:rsid w:val="00043C98"/>
    <w:rsid w:val="0004430C"/>
    <w:rsid w:val="00046C4B"/>
    <w:rsid w:val="00046D73"/>
    <w:rsid w:val="00047A65"/>
    <w:rsid w:val="00051454"/>
    <w:rsid w:val="0005192C"/>
    <w:rsid w:val="00051ABD"/>
    <w:rsid w:val="00052330"/>
    <w:rsid w:val="00052C4C"/>
    <w:rsid w:val="00053244"/>
    <w:rsid w:val="00053607"/>
    <w:rsid w:val="00053919"/>
    <w:rsid w:val="000550EE"/>
    <w:rsid w:val="00057255"/>
    <w:rsid w:val="0006228B"/>
    <w:rsid w:val="00062633"/>
    <w:rsid w:val="00062AE8"/>
    <w:rsid w:val="00062CF0"/>
    <w:rsid w:val="000636FE"/>
    <w:rsid w:val="0006380B"/>
    <w:rsid w:val="00064041"/>
    <w:rsid w:val="00065C18"/>
    <w:rsid w:val="00065D80"/>
    <w:rsid w:val="0006689F"/>
    <w:rsid w:val="0006697C"/>
    <w:rsid w:val="00066B1B"/>
    <w:rsid w:val="00067295"/>
    <w:rsid w:val="00067A7D"/>
    <w:rsid w:val="00067D08"/>
    <w:rsid w:val="00067E23"/>
    <w:rsid w:val="00067E5F"/>
    <w:rsid w:val="00070261"/>
    <w:rsid w:val="000702B0"/>
    <w:rsid w:val="000706CB"/>
    <w:rsid w:val="00070803"/>
    <w:rsid w:val="0007087A"/>
    <w:rsid w:val="000710E7"/>
    <w:rsid w:val="000712D4"/>
    <w:rsid w:val="000725E3"/>
    <w:rsid w:val="000726CE"/>
    <w:rsid w:val="000745FF"/>
    <w:rsid w:val="000747CE"/>
    <w:rsid w:val="00074A17"/>
    <w:rsid w:val="000757C5"/>
    <w:rsid w:val="000764B4"/>
    <w:rsid w:val="00077BB8"/>
    <w:rsid w:val="00077C12"/>
    <w:rsid w:val="00077C71"/>
    <w:rsid w:val="00077E94"/>
    <w:rsid w:val="00077F43"/>
    <w:rsid w:val="00082262"/>
    <w:rsid w:val="000825EF"/>
    <w:rsid w:val="0008431E"/>
    <w:rsid w:val="00090059"/>
    <w:rsid w:val="0009016E"/>
    <w:rsid w:val="0009020C"/>
    <w:rsid w:val="0009124A"/>
    <w:rsid w:val="00091DE4"/>
    <w:rsid w:val="0009224B"/>
    <w:rsid w:val="00092411"/>
    <w:rsid w:val="00093184"/>
    <w:rsid w:val="0009323F"/>
    <w:rsid w:val="0009480B"/>
    <w:rsid w:val="00095EC5"/>
    <w:rsid w:val="00097165"/>
    <w:rsid w:val="00097207"/>
    <w:rsid w:val="00097B8B"/>
    <w:rsid w:val="00097C45"/>
    <w:rsid w:val="000A06F3"/>
    <w:rsid w:val="000A10D7"/>
    <w:rsid w:val="000A29D0"/>
    <w:rsid w:val="000A2BC4"/>
    <w:rsid w:val="000A2D15"/>
    <w:rsid w:val="000A2D48"/>
    <w:rsid w:val="000A3311"/>
    <w:rsid w:val="000A338E"/>
    <w:rsid w:val="000A391E"/>
    <w:rsid w:val="000A4E76"/>
    <w:rsid w:val="000A558E"/>
    <w:rsid w:val="000A61C9"/>
    <w:rsid w:val="000A6427"/>
    <w:rsid w:val="000A7943"/>
    <w:rsid w:val="000A79E3"/>
    <w:rsid w:val="000A7B85"/>
    <w:rsid w:val="000A7F2E"/>
    <w:rsid w:val="000B0253"/>
    <w:rsid w:val="000B1042"/>
    <w:rsid w:val="000B2154"/>
    <w:rsid w:val="000B2222"/>
    <w:rsid w:val="000B25E8"/>
    <w:rsid w:val="000B2983"/>
    <w:rsid w:val="000B2C12"/>
    <w:rsid w:val="000B35DA"/>
    <w:rsid w:val="000B43A6"/>
    <w:rsid w:val="000B446C"/>
    <w:rsid w:val="000B4486"/>
    <w:rsid w:val="000B47E1"/>
    <w:rsid w:val="000B5926"/>
    <w:rsid w:val="000C120F"/>
    <w:rsid w:val="000C21E3"/>
    <w:rsid w:val="000C2601"/>
    <w:rsid w:val="000C288B"/>
    <w:rsid w:val="000C288F"/>
    <w:rsid w:val="000C2AFC"/>
    <w:rsid w:val="000C52D1"/>
    <w:rsid w:val="000C536B"/>
    <w:rsid w:val="000C5500"/>
    <w:rsid w:val="000C5C6E"/>
    <w:rsid w:val="000C5E7D"/>
    <w:rsid w:val="000C6489"/>
    <w:rsid w:val="000C6ADD"/>
    <w:rsid w:val="000C6DD2"/>
    <w:rsid w:val="000C738C"/>
    <w:rsid w:val="000C7715"/>
    <w:rsid w:val="000C79AA"/>
    <w:rsid w:val="000C7E40"/>
    <w:rsid w:val="000D02A0"/>
    <w:rsid w:val="000D076F"/>
    <w:rsid w:val="000D0E6E"/>
    <w:rsid w:val="000D1388"/>
    <w:rsid w:val="000D232A"/>
    <w:rsid w:val="000D37AA"/>
    <w:rsid w:val="000D48AE"/>
    <w:rsid w:val="000D4B47"/>
    <w:rsid w:val="000D4B79"/>
    <w:rsid w:val="000D58FE"/>
    <w:rsid w:val="000D599E"/>
    <w:rsid w:val="000D5C8E"/>
    <w:rsid w:val="000D75AE"/>
    <w:rsid w:val="000D790D"/>
    <w:rsid w:val="000E05BB"/>
    <w:rsid w:val="000E09F5"/>
    <w:rsid w:val="000E0BBE"/>
    <w:rsid w:val="000E15CE"/>
    <w:rsid w:val="000E2F33"/>
    <w:rsid w:val="000E3E1B"/>
    <w:rsid w:val="000E4042"/>
    <w:rsid w:val="000E471E"/>
    <w:rsid w:val="000E587E"/>
    <w:rsid w:val="000E683B"/>
    <w:rsid w:val="000E6F0B"/>
    <w:rsid w:val="000E726D"/>
    <w:rsid w:val="000E7C98"/>
    <w:rsid w:val="000E7E9F"/>
    <w:rsid w:val="000F04FB"/>
    <w:rsid w:val="000F11E1"/>
    <w:rsid w:val="000F29CD"/>
    <w:rsid w:val="000F3181"/>
    <w:rsid w:val="000F42DE"/>
    <w:rsid w:val="000F4969"/>
    <w:rsid w:val="000F4C24"/>
    <w:rsid w:val="000F4E2E"/>
    <w:rsid w:val="000F53CB"/>
    <w:rsid w:val="000F73D9"/>
    <w:rsid w:val="00100D5D"/>
    <w:rsid w:val="0010185E"/>
    <w:rsid w:val="00102352"/>
    <w:rsid w:val="00102BFA"/>
    <w:rsid w:val="00102ECC"/>
    <w:rsid w:val="001036D2"/>
    <w:rsid w:val="001037DB"/>
    <w:rsid w:val="00103C8A"/>
    <w:rsid w:val="00103F0A"/>
    <w:rsid w:val="00104D1D"/>
    <w:rsid w:val="001057C3"/>
    <w:rsid w:val="00107975"/>
    <w:rsid w:val="00107B04"/>
    <w:rsid w:val="00107DD8"/>
    <w:rsid w:val="00107F6F"/>
    <w:rsid w:val="00111531"/>
    <w:rsid w:val="00111DEB"/>
    <w:rsid w:val="00113004"/>
    <w:rsid w:val="00113A15"/>
    <w:rsid w:val="00113DAC"/>
    <w:rsid w:val="0011407F"/>
    <w:rsid w:val="00116BD5"/>
    <w:rsid w:val="001172EB"/>
    <w:rsid w:val="00117CC5"/>
    <w:rsid w:val="00117FED"/>
    <w:rsid w:val="001205CE"/>
    <w:rsid w:val="00120A51"/>
    <w:rsid w:val="00120FEF"/>
    <w:rsid w:val="0012146A"/>
    <w:rsid w:val="00121658"/>
    <w:rsid w:val="00121C7A"/>
    <w:rsid w:val="0012240B"/>
    <w:rsid w:val="0012270C"/>
    <w:rsid w:val="00122D6F"/>
    <w:rsid w:val="00122E82"/>
    <w:rsid w:val="00124347"/>
    <w:rsid w:val="00124E13"/>
    <w:rsid w:val="00125217"/>
    <w:rsid w:val="0012525D"/>
    <w:rsid w:val="00125670"/>
    <w:rsid w:val="00125BD5"/>
    <w:rsid w:val="00125CDB"/>
    <w:rsid w:val="001273BF"/>
    <w:rsid w:val="00127418"/>
    <w:rsid w:val="001274F5"/>
    <w:rsid w:val="00130AB5"/>
    <w:rsid w:val="001316A0"/>
    <w:rsid w:val="00131D43"/>
    <w:rsid w:val="00131D51"/>
    <w:rsid w:val="00132767"/>
    <w:rsid w:val="00132D02"/>
    <w:rsid w:val="00132D8F"/>
    <w:rsid w:val="00132E71"/>
    <w:rsid w:val="0013385C"/>
    <w:rsid w:val="00133BFA"/>
    <w:rsid w:val="00133CC0"/>
    <w:rsid w:val="00133D2A"/>
    <w:rsid w:val="001342DF"/>
    <w:rsid w:val="0013466A"/>
    <w:rsid w:val="001346D2"/>
    <w:rsid w:val="00134D8C"/>
    <w:rsid w:val="00135050"/>
    <w:rsid w:val="001358C1"/>
    <w:rsid w:val="00140019"/>
    <w:rsid w:val="0014060D"/>
    <w:rsid w:val="001412B9"/>
    <w:rsid w:val="0014145F"/>
    <w:rsid w:val="00142ED2"/>
    <w:rsid w:val="00142FBE"/>
    <w:rsid w:val="0014546B"/>
    <w:rsid w:val="00145F1C"/>
    <w:rsid w:val="0014686C"/>
    <w:rsid w:val="00146FCE"/>
    <w:rsid w:val="001472C0"/>
    <w:rsid w:val="00147E53"/>
    <w:rsid w:val="00147EB1"/>
    <w:rsid w:val="00147FF9"/>
    <w:rsid w:val="00150086"/>
    <w:rsid w:val="00151795"/>
    <w:rsid w:val="00151812"/>
    <w:rsid w:val="001522F7"/>
    <w:rsid w:val="0015235C"/>
    <w:rsid w:val="00152961"/>
    <w:rsid w:val="00152B64"/>
    <w:rsid w:val="00152DB7"/>
    <w:rsid w:val="00153748"/>
    <w:rsid w:val="001537D6"/>
    <w:rsid w:val="001547AF"/>
    <w:rsid w:val="001547B4"/>
    <w:rsid w:val="001563A3"/>
    <w:rsid w:val="00157617"/>
    <w:rsid w:val="00157F04"/>
    <w:rsid w:val="001616F5"/>
    <w:rsid w:val="00163AE8"/>
    <w:rsid w:val="00164C4A"/>
    <w:rsid w:val="001651E9"/>
    <w:rsid w:val="00165900"/>
    <w:rsid w:val="00165B46"/>
    <w:rsid w:val="00166852"/>
    <w:rsid w:val="00166F3E"/>
    <w:rsid w:val="00166F8B"/>
    <w:rsid w:val="00166FD6"/>
    <w:rsid w:val="001679F4"/>
    <w:rsid w:val="00167F52"/>
    <w:rsid w:val="0017056D"/>
    <w:rsid w:val="00170C53"/>
    <w:rsid w:val="00172415"/>
    <w:rsid w:val="00172461"/>
    <w:rsid w:val="00173626"/>
    <w:rsid w:val="00173D03"/>
    <w:rsid w:val="00173E34"/>
    <w:rsid w:val="00174224"/>
    <w:rsid w:val="00176C80"/>
    <w:rsid w:val="00176DF6"/>
    <w:rsid w:val="0017712B"/>
    <w:rsid w:val="00177632"/>
    <w:rsid w:val="001777E3"/>
    <w:rsid w:val="001809A4"/>
    <w:rsid w:val="0018104E"/>
    <w:rsid w:val="0018177E"/>
    <w:rsid w:val="001817AD"/>
    <w:rsid w:val="00182282"/>
    <w:rsid w:val="00182E64"/>
    <w:rsid w:val="00182F87"/>
    <w:rsid w:val="00183662"/>
    <w:rsid w:val="001836C1"/>
    <w:rsid w:val="00183D1B"/>
    <w:rsid w:val="00183D6B"/>
    <w:rsid w:val="00183D84"/>
    <w:rsid w:val="00183EE9"/>
    <w:rsid w:val="00184A98"/>
    <w:rsid w:val="00184EE9"/>
    <w:rsid w:val="00185AFC"/>
    <w:rsid w:val="001863A2"/>
    <w:rsid w:val="0018659E"/>
    <w:rsid w:val="001865D7"/>
    <w:rsid w:val="0019032D"/>
    <w:rsid w:val="00190B0A"/>
    <w:rsid w:val="00190B45"/>
    <w:rsid w:val="00190BB9"/>
    <w:rsid w:val="0019181C"/>
    <w:rsid w:val="00191916"/>
    <w:rsid w:val="00192C2F"/>
    <w:rsid w:val="00192E98"/>
    <w:rsid w:val="001931AA"/>
    <w:rsid w:val="001936FF"/>
    <w:rsid w:val="00193BEC"/>
    <w:rsid w:val="00194137"/>
    <w:rsid w:val="00194328"/>
    <w:rsid w:val="0019448A"/>
    <w:rsid w:val="00194C18"/>
    <w:rsid w:val="00196BA0"/>
    <w:rsid w:val="001970C4"/>
    <w:rsid w:val="001971B6"/>
    <w:rsid w:val="00197A94"/>
    <w:rsid w:val="00197C65"/>
    <w:rsid w:val="001A0D57"/>
    <w:rsid w:val="001A1218"/>
    <w:rsid w:val="001A1E01"/>
    <w:rsid w:val="001A211B"/>
    <w:rsid w:val="001A3D51"/>
    <w:rsid w:val="001A43C4"/>
    <w:rsid w:val="001A4A13"/>
    <w:rsid w:val="001A5321"/>
    <w:rsid w:val="001A55A8"/>
    <w:rsid w:val="001A5A38"/>
    <w:rsid w:val="001A5FF4"/>
    <w:rsid w:val="001A647D"/>
    <w:rsid w:val="001A6A73"/>
    <w:rsid w:val="001A6FE1"/>
    <w:rsid w:val="001A7042"/>
    <w:rsid w:val="001A7854"/>
    <w:rsid w:val="001B0425"/>
    <w:rsid w:val="001B0800"/>
    <w:rsid w:val="001B1F00"/>
    <w:rsid w:val="001B2C1A"/>
    <w:rsid w:val="001B41F0"/>
    <w:rsid w:val="001B4333"/>
    <w:rsid w:val="001B4D91"/>
    <w:rsid w:val="001B56AF"/>
    <w:rsid w:val="001B5C76"/>
    <w:rsid w:val="001B6C76"/>
    <w:rsid w:val="001B751D"/>
    <w:rsid w:val="001C0173"/>
    <w:rsid w:val="001C0E50"/>
    <w:rsid w:val="001C104A"/>
    <w:rsid w:val="001C2D20"/>
    <w:rsid w:val="001C31C4"/>
    <w:rsid w:val="001C41B3"/>
    <w:rsid w:val="001C4FFE"/>
    <w:rsid w:val="001C507A"/>
    <w:rsid w:val="001C613A"/>
    <w:rsid w:val="001C687D"/>
    <w:rsid w:val="001D0116"/>
    <w:rsid w:val="001D0B4A"/>
    <w:rsid w:val="001D18D3"/>
    <w:rsid w:val="001D2431"/>
    <w:rsid w:val="001D3AD7"/>
    <w:rsid w:val="001D3AF5"/>
    <w:rsid w:val="001D4831"/>
    <w:rsid w:val="001D4EE9"/>
    <w:rsid w:val="001D5A83"/>
    <w:rsid w:val="001D5C98"/>
    <w:rsid w:val="001D6529"/>
    <w:rsid w:val="001D6A1B"/>
    <w:rsid w:val="001D78B3"/>
    <w:rsid w:val="001D7EF3"/>
    <w:rsid w:val="001E01A7"/>
    <w:rsid w:val="001E0A03"/>
    <w:rsid w:val="001E11E6"/>
    <w:rsid w:val="001E1C1E"/>
    <w:rsid w:val="001E23B4"/>
    <w:rsid w:val="001E2D78"/>
    <w:rsid w:val="001E3076"/>
    <w:rsid w:val="001E433E"/>
    <w:rsid w:val="001E4685"/>
    <w:rsid w:val="001E4759"/>
    <w:rsid w:val="001E4F51"/>
    <w:rsid w:val="001E560F"/>
    <w:rsid w:val="001E5879"/>
    <w:rsid w:val="001E6A29"/>
    <w:rsid w:val="001E6B1D"/>
    <w:rsid w:val="001F1CE4"/>
    <w:rsid w:val="001F1D4D"/>
    <w:rsid w:val="001F2AD7"/>
    <w:rsid w:val="001F49BE"/>
    <w:rsid w:val="001F57BE"/>
    <w:rsid w:val="001F64DB"/>
    <w:rsid w:val="001F68A1"/>
    <w:rsid w:val="001F6D28"/>
    <w:rsid w:val="001F6D75"/>
    <w:rsid w:val="001F6D8D"/>
    <w:rsid w:val="001F71D8"/>
    <w:rsid w:val="001F7571"/>
    <w:rsid w:val="001F78E5"/>
    <w:rsid w:val="001F7E5B"/>
    <w:rsid w:val="00200FDB"/>
    <w:rsid w:val="002029C6"/>
    <w:rsid w:val="00202B09"/>
    <w:rsid w:val="00203E48"/>
    <w:rsid w:val="00204BA4"/>
    <w:rsid w:val="00204F45"/>
    <w:rsid w:val="0020544F"/>
    <w:rsid w:val="00205769"/>
    <w:rsid w:val="00206072"/>
    <w:rsid w:val="00207212"/>
    <w:rsid w:val="002100D6"/>
    <w:rsid w:val="0021142E"/>
    <w:rsid w:val="002116BC"/>
    <w:rsid w:val="002125AB"/>
    <w:rsid w:val="002131AA"/>
    <w:rsid w:val="00213546"/>
    <w:rsid w:val="00214148"/>
    <w:rsid w:val="002141B2"/>
    <w:rsid w:val="00214604"/>
    <w:rsid w:val="0021566F"/>
    <w:rsid w:val="0021615E"/>
    <w:rsid w:val="00216347"/>
    <w:rsid w:val="00216550"/>
    <w:rsid w:val="002166DB"/>
    <w:rsid w:val="0021706F"/>
    <w:rsid w:val="0022046F"/>
    <w:rsid w:val="00220D93"/>
    <w:rsid w:val="0022127E"/>
    <w:rsid w:val="00221AA1"/>
    <w:rsid w:val="00222539"/>
    <w:rsid w:val="00222910"/>
    <w:rsid w:val="00223093"/>
    <w:rsid w:val="002235C7"/>
    <w:rsid w:val="00223A85"/>
    <w:rsid w:val="002243A3"/>
    <w:rsid w:val="00224B65"/>
    <w:rsid w:val="0022500D"/>
    <w:rsid w:val="00225DAA"/>
    <w:rsid w:val="00225EF2"/>
    <w:rsid w:val="002263F3"/>
    <w:rsid w:val="00226442"/>
    <w:rsid w:val="00226CCB"/>
    <w:rsid w:val="00227286"/>
    <w:rsid w:val="00227506"/>
    <w:rsid w:val="002275D2"/>
    <w:rsid w:val="00227F63"/>
    <w:rsid w:val="00230E5C"/>
    <w:rsid w:val="00232528"/>
    <w:rsid w:val="0023270A"/>
    <w:rsid w:val="00232912"/>
    <w:rsid w:val="002334FE"/>
    <w:rsid w:val="0023457A"/>
    <w:rsid w:val="00235B00"/>
    <w:rsid w:val="00236EFE"/>
    <w:rsid w:val="00237691"/>
    <w:rsid w:val="002402A7"/>
    <w:rsid w:val="00240B77"/>
    <w:rsid w:val="00240B80"/>
    <w:rsid w:val="00240E26"/>
    <w:rsid w:val="00240EB5"/>
    <w:rsid w:val="00241D58"/>
    <w:rsid w:val="00242285"/>
    <w:rsid w:val="002423F5"/>
    <w:rsid w:val="00242E86"/>
    <w:rsid w:val="00242FD2"/>
    <w:rsid w:val="00243004"/>
    <w:rsid w:val="00243148"/>
    <w:rsid w:val="002432DA"/>
    <w:rsid w:val="0024343A"/>
    <w:rsid w:val="00243981"/>
    <w:rsid w:val="0024445D"/>
    <w:rsid w:val="002446AC"/>
    <w:rsid w:val="00244915"/>
    <w:rsid w:val="00244FC3"/>
    <w:rsid w:val="002457C5"/>
    <w:rsid w:val="00245AC1"/>
    <w:rsid w:val="00246056"/>
    <w:rsid w:val="0024608C"/>
    <w:rsid w:val="0024646C"/>
    <w:rsid w:val="00246E46"/>
    <w:rsid w:val="002471E1"/>
    <w:rsid w:val="0024783E"/>
    <w:rsid w:val="002508A3"/>
    <w:rsid w:val="00251156"/>
    <w:rsid w:val="00251AC1"/>
    <w:rsid w:val="0025307E"/>
    <w:rsid w:val="00253C85"/>
    <w:rsid w:val="00253D2F"/>
    <w:rsid w:val="00253E7D"/>
    <w:rsid w:val="00255C59"/>
    <w:rsid w:val="00256018"/>
    <w:rsid w:val="00256973"/>
    <w:rsid w:val="002569EF"/>
    <w:rsid w:val="00256FB2"/>
    <w:rsid w:val="002574E2"/>
    <w:rsid w:val="00257BC6"/>
    <w:rsid w:val="0026071D"/>
    <w:rsid w:val="00260B57"/>
    <w:rsid w:val="00261476"/>
    <w:rsid w:val="002617A9"/>
    <w:rsid w:val="00261C9D"/>
    <w:rsid w:val="002620E9"/>
    <w:rsid w:val="002637B7"/>
    <w:rsid w:val="00263B8F"/>
    <w:rsid w:val="002641C1"/>
    <w:rsid w:val="00264A54"/>
    <w:rsid w:val="00265008"/>
    <w:rsid w:val="00265A30"/>
    <w:rsid w:val="00265C84"/>
    <w:rsid w:val="002665F2"/>
    <w:rsid w:val="00266797"/>
    <w:rsid w:val="00266B42"/>
    <w:rsid w:val="00266B96"/>
    <w:rsid w:val="00267172"/>
    <w:rsid w:val="00267DF0"/>
    <w:rsid w:val="00267F82"/>
    <w:rsid w:val="0027003C"/>
    <w:rsid w:val="002700E3"/>
    <w:rsid w:val="00270C17"/>
    <w:rsid w:val="00270DCC"/>
    <w:rsid w:val="00270DD4"/>
    <w:rsid w:val="00272759"/>
    <w:rsid w:val="002729D6"/>
    <w:rsid w:val="00274593"/>
    <w:rsid w:val="00274EA3"/>
    <w:rsid w:val="00275776"/>
    <w:rsid w:val="00275C39"/>
    <w:rsid w:val="00275F54"/>
    <w:rsid w:val="00276520"/>
    <w:rsid w:val="0027691E"/>
    <w:rsid w:val="00276D25"/>
    <w:rsid w:val="00277213"/>
    <w:rsid w:val="00277389"/>
    <w:rsid w:val="00277619"/>
    <w:rsid w:val="00277DD9"/>
    <w:rsid w:val="00280184"/>
    <w:rsid w:val="0028080A"/>
    <w:rsid w:val="00280BC1"/>
    <w:rsid w:val="00280F12"/>
    <w:rsid w:val="0028134A"/>
    <w:rsid w:val="00281EE7"/>
    <w:rsid w:val="0028203C"/>
    <w:rsid w:val="00282587"/>
    <w:rsid w:val="00282EA9"/>
    <w:rsid w:val="002837A6"/>
    <w:rsid w:val="00283B40"/>
    <w:rsid w:val="00284D9D"/>
    <w:rsid w:val="00284EBE"/>
    <w:rsid w:val="0028532E"/>
    <w:rsid w:val="002855FE"/>
    <w:rsid w:val="00286537"/>
    <w:rsid w:val="002871EE"/>
    <w:rsid w:val="0028744B"/>
    <w:rsid w:val="002875C1"/>
    <w:rsid w:val="00287A32"/>
    <w:rsid w:val="00287B4E"/>
    <w:rsid w:val="00290683"/>
    <w:rsid w:val="00290D59"/>
    <w:rsid w:val="002916DD"/>
    <w:rsid w:val="00291D51"/>
    <w:rsid w:val="0029235C"/>
    <w:rsid w:val="00292CFE"/>
    <w:rsid w:val="0029327D"/>
    <w:rsid w:val="002934CD"/>
    <w:rsid w:val="0029366C"/>
    <w:rsid w:val="00293899"/>
    <w:rsid w:val="00293A4A"/>
    <w:rsid w:val="00293D8F"/>
    <w:rsid w:val="002940B1"/>
    <w:rsid w:val="00294CC7"/>
    <w:rsid w:val="00295098"/>
    <w:rsid w:val="0029525F"/>
    <w:rsid w:val="002956FC"/>
    <w:rsid w:val="00295874"/>
    <w:rsid w:val="002958DE"/>
    <w:rsid w:val="00296DB8"/>
    <w:rsid w:val="002976D9"/>
    <w:rsid w:val="00297821"/>
    <w:rsid w:val="00297C44"/>
    <w:rsid w:val="00297DF5"/>
    <w:rsid w:val="00297E23"/>
    <w:rsid w:val="002A2816"/>
    <w:rsid w:val="002A2A32"/>
    <w:rsid w:val="002A2E26"/>
    <w:rsid w:val="002A2F31"/>
    <w:rsid w:val="002A3263"/>
    <w:rsid w:val="002A3531"/>
    <w:rsid w:val="002A4B81"/>
    <w:rsid w:val="002A4DAF"/>
    <w:rsid w:val="002A5265"/>
    <w:rsid w:val="002A5BC1"/>
    <w:rsid w:val="002A61B1"/>
    <w:rsid w:val="002A62CF"/>
    <w:rsid w:val="002A6B43"/>
    <w:rsid w:val="002A6B64"/>
    <w:rsid w:val="002A6B7F"/>
    <w:rsid w:val="002A6D3E"/>
    <w:rsid w:val="002A6F5C"/>
    <w:rsid w:val="002A712B"/>
    <w:rsid w:val="002A7146"/>
    <w:rsid w:val="002A7402"/>
    <w:rsid w:val="002A75E8"/>
    <w:rsid w:val="002A764B"/>
    <w:rsid w:val="002A7AEE"/>
    <w:rsid w:val="002A7D1A"/>
    <w:rsid w:val="002B0468"/>
    <w:rsid w:val="002B0E2D"/>
    <w:rsid w:val="002B1419"/>
    <w:rsid w:val="002B1CB5"/>
    <w:rsid w:val="002B25E1"/>
    <w:rsid w:val="002B38A0"/>
    <w:rsid w:val="002B4FE4"/>
    <w:rsid w:val="002B506A"/>
    <w:rsid w:val="002B535C"/>
    <w:rsid w:val="002B57FF"/>
    <w:rsid w:val="002B6130"/>
    <w:rsid w:val="002B6B8E"/>
    <w:rsid w:val="002B6BF8"/>
    <w:rsid w:val="002B6C33"/>
    <w:rsid w:val="002B7F36"/>
    <w:rsid w:val="002C1D33"/>
    <w:rsid w:val="002C1EC5"/>
    <w:rsid w:val="002C26A3"/>
    <w:rsid w:val="002C2928"/>
    <w:rsid w:val="002C339F"/>
    <w:rsid w:val="002C3744"/>
    <w:rsid w:val="002C3889"/>
    <w:rsid w:val="002C3DB7"/>
    <w:rsid w:val="002C46B0"/>
    <w:rsid w:val="002C4E44"/>
    <w:rsid w:val="002C57B8"/>
    <w:rsid w:val="002C6551"/>
    <w:rsid w:val="002C6A40"/>
    <w:rsid w:val="002C7BC1"/>
    <w:rsid w:val="002D0B48"/>
    <w:rsid w:val="002D167A"/>
    <w:rsid w:val="002D2BEF"/>
    <w:rsid w:val="002D3FD4"/>
    <w:rsid w:val="002D42EA"/>
    <w:rsid w:val="002D42EC"/>
    <w:rsid w:val="002D5B15"/>
    <w:rsid w:val="002D61A6"/>
    <w:rsid w:val="002D694F"/>
    <w:rsid w:val="002D6BD2"/>
    <w:rsid w:val="002D76D8"/>
    <w:rsid w:val="002D7966"/>
    <w:rsid w:val="002D7B0B"/>
    <w:rsid w:val="002E0782"/>
    <w:rsid w:val="002E1CA1"/>
    <w:rsid w:val="002E1E2B"/>
    <w:rsid w:val="002E27D1"/>
    <w:rsid w:val="002E42AD"/>
    <w:rsid w:val="002E4786"/>
    <w:rsid w:val="002E4AB9"/>
    <w:rsid w:val="002E50AF"/>
    <w:rsid w:val="002E5EBE"/>
    <w:rsid w:val="002E60B7"/>
    <w:rsid w:val="002E6A9B"/>
    <w:rsid w:val="002E747C"/>
    <w:rsid w:val="002E798F"/>
    <w:rsid w:val="002E7E03"/>
    <w:rsid w:val="002F04A4"/>
    <w:rsid w:val="002F0C23"/>
    <w:rsid w:val="002F0FA7"/>
    <w:rsid w:val="002F1D1F"/>
    <w:rsid w:val="002F2A65"/>
    <w:rsid w:val="002F341D"/>
    <w:rsid w:val="002F3AD5"/>
    <w:rsid w:val="002F3B96"/>
    <w:rsid w:val="002F40F1"/>
    <w:rsid w:val="002F4B9C"/>
    <w:rsid w:val="002F4F4C"/>
    <w:rsid w:val="002F6262"/>
    <w:rsid w:val="002F6478"/>
    <w:rsid w:val="002F6838"/>
    <w:rsid w:val="002F68FC"/>
    <w:rsid w:val="002F6B59"/>
    <w:rsid w:val="002F6E3A"/>
    <w:rsid w:val="002F7AAC"/>
    <w:rsid w:val="00301152"/>
    <w:rsid w:val="0030138A"/>
    <w:rsid w:val="00302129"/>
    <w:rsid w:val="0030230F"/>
    <w:rsid w:val="00303467"/>
    <w:rsid w:val="00303B1E"/>
    <w:rsid w:val="00304C29"/>
    <w:rsid w:val="0030509C"/>
    <w:rsid w:val="00305271"/>
    <w:rsid w:val="00305CF9"/>
    <w:rsid w:val="00306D30"/>
    <w:rsid w:val="0030726A"/>
    <w:rsid w:val="003076C2"/>
    <w:rsid w:val="00310378"/>
    <w:rsid w:val="003103DB"/>
    <w:rsid w:val="0031114F"/>
    <w:rsid w:val="00311A22"/>
    <w:rsid w:val="00311BF2"/>
    <w:rsid w:val="00311CE6"/>
    <w:rsid w:val="0031288E"/>
    <w:rsid w:val="0031296B"/>
    <w:rsid w:val="003129E4"/>
    <w:rsid w:val="00312C8E"/>
    <w:rsid w:val="00313021"/>
    <w:rsid w:val="0031340F"/>
    <w:rsid w:val="0031385F"/>
    <w:rsid w:val="003141D8"/>
    <w:rsid w:val="0031425F"/>
    <w:rsid w:val="00314D61"/>
    <w:rsid w:val="003151A4"/>
    <w:rsid w:val="00315440"/>
    <w:rsid w:val="00315658"/>
    <w:rsid w:val="00315805"/>
    <w:rsid w:val="00315CB3"/>
    <w:rsid w:val="00315EF2"/>
    <w:rsid w:val="0031607E"/>
    <w:rsid w:val="00317AB3"/>
    <w:rsid w:val="00317DD8"/>
    <w:rsid w:val="00320EF3"/>
    <w:rsid w:val="0032105C"/>
    <w:rsid w:val="00321295"/>
    <w:rsid w:val="0032161F"/>
    <w:rsid w:val="00321F5F"/>
    <w:rsid w:val="00323E3D"/>
    <w:rsid w:val="00324096"/>
    <w:rsid w:val="00324305"/>
    <w:rsid w:val="003253F8"/>
    <w:rsid w:val="003254C2"/>
    <w:rsid w:val="003254DF"/>
    <w:rsid w:val="0032651E"/>
    <w:rsid w:val="0032699E"/>
    <w:rsid w:val="00326BB9"/>
    <w:rsid w:val="00326F4B"/>
    <w:rsid w:val="00327A0C"/>
    <w:rsid w:val="00330244"/>
    <w:rsid w:val="0033073E"/>
    <w:rsid w:val="00330A3B"/>
    <w:rsid w:val="00330EB2"/>
    <w:rsid w:val="003312B2"/>
    <w:rsid w:val="00333836"/>
    <w:rsid w:val="00333EAB"/>
    <w:rsid w:val="00334245"/>
    <w:rsid w:val="00334A6B"/>
    <w:rsid w:val="00335651"/>
    <w:rsid w:val="00336A7A"/>
    <w:rsid w:val="00336B2B"/>
    <w:rsid w:val="0033722C"/>
    <w:rsid w:val="003372AB"/>
    <w:rsid w:val="00337B13"/>
    <w:rsid w:val="00337F88"/>
    <w:rsid w:val="003402B0"/>
    <w:rsid w:val="003402DE"/>
    <w:rsid w:val="003405EF"/>
    <w:rsid w:val="00340FA8"/>
    <w:rsid w:val="00341CCC"/>
    <w:rsid w:val="00341E05"/>
    <w:rsid w:val="0034242B"/>
    <w:rsid w:val="003425C5"/>
    <w:rsid w:val="00343521"/>
    <w:rsid w:val="0034633C"/>
    <w:rsid w:val="00347732"/>
    <w:rsid w:val="00347944"/>
    <w:rsid w:val="00347C83"/>
    <w:rsid w:val="00347F80"/>
    <w:rsid w:val="0035007C"/>
    <w:rsid w:val="0035159B"/>
    <w:rsid w:val="003515CA"/>
    <w:rsid w:val="003518CE"/>
    <w:rsid w:val="00351E5D"/>
    <w:rsid w:val="00352CD6"/>
    <w:rsid w:val="003538BC"/>
    <w:rsid w:val="003539E6"/>
    <w:rsid w:val="00353BB3"/>
    <w:rsid w:val="00353C95"/>
    <w:rsid w:val="00353CD3"/>
    <w:rsid w:val="00354780"/>
    <w:rsid w:val="003552F6"/>
    <w:rsid w:val="003554DE"/>
    <w:rsid w:val="00356116"/>
    <w:rsid w:val="0036016D"/>
    <w:rsid w:val="003603F7"/>
    <w:rsid w:val="00361716"/>
    <w:rsid w:val="00361BC6"/>
    <w:rsid w:val="00362269"/>
    <w:rsid w:val="00363D8E"/>
    <w:rsid w:val="003648C0"/>
    <w:rsid w:val="00365B07"/>
    <w:rsid w:val="003664A4"/>
    <w:rsid w:val="003669E0"/>
    <w:rsid w:val="00366D91"/>
    <w:rsid w:val="00367DA2"/>
    <w:rsid w:val="0037012E"/>
    <w:rsid w:val="00370414"/>
    <w:rsid w:val="00370674"/>
    <w:rsid w:val="00371195"/>
    <w:rsid w:val="00371D01"/>
    <w:rsid w:val="0037204B"/>
    <w:rsid w:val="00372579"/>
    <w:rsid w:val="003726D1"/>
    <w:rsid w:val="00373036"/>
    <w:rsid w:val="00373A63"/>
    <w:rsid w:val="00374271"/>
    <w:rsid w:val="00374482"/>
    <w:rsid w:val="00375A02"/>
    <w:rsid w:val="00375A84"/>
    <w:rsid w:val="00375C0B"/>
    <w:rsid w:val="003763A1"/>
    <w:rsid w:val="0037680A"/>
    <w:rsid w:val="00376A70"/>
    <w:rsid w:val="00376D31"/>
    <w:rsid w:val="00377180"/>
    <w:rsid w:val="00377695"/>
    <w:rsid w:val="00377B81"/>
    <w:rsid w:val="00380CEF"/>
    <w:rsid w:val="00380F38"/>
    <w:rsid w:val="00381138"/>
    <w:rsid w:val="00381DA6"/>
    <w:rsid w:val="00381E1E"/>
    <w:rsid w:val="0038204D"/>
    <w:rsid w:val="0038251A"/>
    <w:rsid w:val="00382520"/>
    <w:rsid w:val="00382C08"/>
    <w:rsid w:val="00383260"/>
    <w:rsid w:val="00383BE1"/>
    <w:rsid w:val="00383C3A"/>
    <w:rsid w:val="003845ED"/>
    <w:rsid w:val="00384BDA"/>
    <w:rsid w:val="00384F02"/>
    <w:rsid w:val="003856B5"/>
    <w:rsid w:val="00385AB8"/>
    <w:rsid w:val="00385B14"/>
    <w:rsid w:val="00385DE0"/>
    <w:rsid w:val="00386A85"/>
    <w:rsid w:val="003879E1"/>
    <w:rsid w:val="00392010"/>
    <w:rsid w:val="003922F1"/>
    <w:rsid w:val="00392926"/>
    <w:rsid w:val="00393309"/>
    <w:rsid w:val="0039407D"/>
    <w:rsid w:val="0039506B"/>
    <w:rsid w:val="003955ED"/>
    <w:rsid w:val="003963E1"/>
    <w:rsid w:val="0039658B"/>
    <w:rsid w:val="003968D3"/>
    <w:rsid w:val="0039754D"/>
    <w:rsid w:val="00397CD9"/>
    <w:rsid w:val="00397F89"/>
    <w:rsid w:val="003A04D4"/>
    <w:rsid w:val="003A0623"/>
    <w:rsid w:val="003A176E"/>
    <w:rsid w:val="003A1A70"/>
    <w:rsid w:val="003A1CC3"/>
    <w:rsid w:val="003A1D8F"/>
    <w:rsid w:val="003A28EF"/>
    <w:rsid w:val="003A396E"/>
    <w:rsid w:val="003A3CE8"/>
    <w:rsid w:val="003A4E0E"/>
    <w:rsid w:val="003A5B54"/>
    <w:rsid w:val="003A64D2"/>
    <w:rsid w:val="003A7E38"/>
    <w:rsid w:val="003B1F76"/>
    <w:rsid w:val="003B3394"/>
    <w:rsid w:val="003B3EBE"/>
    <w:rsid w:val="003B41F6"/>
    <w:rsid w:val="003B44C8"/>
    <w:rsid w:val="003B58C2"/>
    <w:rsid w:val="003B6924"/>
    <w:rsid w:val="003B6BC8"/>
    <w:rsid w:val="003B6EAF"/>
    <w:rsid w:val="003B7014"/>
    <w:rsid w:val="003B70C8"/>
    <w:rsid w:val="003B7373"/>
    <w:rsid w:val="003B78AE"/>
    <w:rsid w:val="003C07CB"/>
    <w:rsid w:val="003C0934"/>
    <w:rsid w:val="003C0F61"/>
    <w:rsid w:val="003C189B"/>
    <w:rsid w:val="003C2038"/>
    <w:rsid w:val="003C2781"/>
    <w:rsid w:val="003C2F5A"/>
    <w:rsid w:val="003C307E"/>
    <w:rsid w:val="003C315C"/>
    <w:rsid w:val="003C346D"/>
    <w:rsid w:val="003C3BF1"/>
    <w:rsid w:val="003C4143"/>
    <w:rsid w:val="003C47D9"/>
    <w:rsid w:val="003C492E"/>
    <w:rsid w:val="003C4C0D"/>
    <w:rsid w:val="003C7445"/>
    <w:rsid w:val="003D02D3"/>
    <w:rsid w:val="003D0B73"/>
    <w:rsid w:val="003D0BB4"/>
    <w:rsid w:val="003D13A9"/>
    <w:rsid w:val="003D1906"/>
    <w:rsid w:val="003D1963"/>
    <w:rsid w:val="003D2111"/>
    <w:rsid w:val="003D230D"/>
    <w:rsid w:val="003D2680"/>
    <w:rsid w:val="003D26FE"/>
    <w:rsid w:val="003D2BAC"/>
    <w:rsid w:val="003D2FB5"/>
    <w:rsid w:val="003D358F"/>
    <w:rsid w:val="003D3804"/>
    <w:rsid w:val="003D39EC"/>
    <w:rsid w:val="003D3DC7"/>
    <w:rsid w:val="003D736B"/>
    <w:rsid w:val="003E1472"/>
    <w:rsid w:val="003E1ED7"/>
    <w:rsid w:val="003E2697"/>
    <w:rsid w:val="003E3924"/>
    <w:rsid w:val="003E3BBD"/>
    <w:rsid w:val="003E3EEC"/>
    <w:rsid w:val="003E4D7C"/>
    <w:rsid w:val="003E53A1"/>
    <w:rsid w:val="003E5F1A"/>
    <w:rsid w:val="003E7D73"/>
    <w:rsid w:val="003F0A73"/>
    <w:rsid w:val="003F0ACB"/>
    <w:rsid w:val="003F1438"/>
    <w:rsid w:val="003F1533"/>
    <w:rsid w:val="003F1961"/>
    <w:rsid w:val="003F1D05"/>
    <w:rsid w:val="003F21A4"/>
    <w:rsid w:val="003F2A60"/>
    <w:rsid w:val="003F2E78"/>
    <w:rsid w:val="003F35BA"/>
    <w:rsid w:val="003F3915"/>
    <w:rsid w:val="003F4018"/>
    <w:rsid w:val="003F43A9"/>
    <w:rsid w:val="003F44F4"/>
    <w:rsid w:val="003F46D5"/>
    <w:rsid w:val="003F4795"/>
    <w:rsid w:val="003F5A4B"/>
    <w:rsid w:val="003F6C79"/>
    <w:rsid w:val="00401797"/>
    <w:rsid w:val="0040320F"/>
    <w:rsid w:val="0040322E"/>
    <w:rsid w:val="00403681"/>
    <w:rsid w:val="00403AD4"/>
    <w:rsid w:val="00404E22"/>
    <w:rsid w:val="00405612"/>
    <w:rsid w:val="004059D1"/>
    <w:rsid w:val="00405F0E"/>
    <w:rsid w:val="00406F23"/>
    <w:rsid w:val="00410D91"/>
    <w:rsid w:val="004112F0"/>
    <w:rsid w:val="0041178B"/>
    <w:rsid w:val="00411E71"/>
    <w:rsid w:val="0041324D"/>
    <w:rsid w:val="0041329F"/>
    <w:rsid w:val="004134F9"/>
    <w:rsid w:val="004136E3"/>
    <w:rsid w:val="00413E8C"/>
    <w:rsid w:val="00414B88"/>
    <w:rsid w:val="00415BFD"/>
    <w:rsid w:val="004218B1"/>
    <w:rsid w:val="004228EB"/>
    <w:rsid w:val="00422D79"/>
    <w:rsid w:val="004235EC"/>
    <w:rsid w:val="0042360B"/>
    <w:rsid w:val="00423B28"/>
    <w:rsid w:val="00423D24"/>
    <w:rsid w:val="00424C52"/>
    <w:rsid w:val="0042541C"/>
    <w:rsid w:val="00425A23"/>
    <w:rsid w:val="00425A29"/>
    <w:rsid w:val="00425C2F"/>
    <w:rsid w:val="00426741"/>
    <w:rsid w:val="00426FE7"/>
    <w:rsid w:val="004303E5"/>
    <w:rsid w:val="00430484"/>
    <w:rsid w:val="00430CE8"/>
    <w:rsid w:val="00430F20"/>
    <w:rsid w:val="00431383"/>
    <w:rsid w:val="00431C89"/>
    <w:rsid w:val="004325DF"/>
    <w:rsid w:val="00432684"/>
    <w:rsid w:val="00432788"/>
    <w:rsid w:val="004327D4"/>
    <w:rsid w:val="00433453"/>
    <w:rsid w:val="004334CD"/>
    <w:rsid w:val="004342EF"/>
    <w:rsid w:val="00434614"/>
    <w:rsid w:val="00434743"/>
    <w:rsid w:val="00434FFC"/>
    <w:rsid w:val="004353C0"/>
    <w:rsid w:val="004372F3"/>
    <w:rsid w:val="004376B6"/>
    <w:rsid w:val="00437A2F"/>
    <w:rsid w:val="004404A9"/>
    <w:rsid w:val="00440AA8"/>
    <w:rsid w:val="00440E89"/>
    <w:rsid w:val="0044245C"/>
    <w:rsid w:val="004424FB"/>
    <w:rsid w:val="004425B8"/>
    <w:rsid w:val="00444EA2"/>
    <w:rsid w:val="00445708"/>
    <w:rsid w:val="00445B1A"/>
    <w:rsid w:val="00447622"/>
    <w:rsid w:val="00447ACF"/>
    <w:rsid w:val="00447B32"/>
    <w:rsid w:val="0045052F"/>
    <w:rsid w:val="00450E4D"/>
    <w:rsid w:val="00452573"/>
    <w:rsid w:val="004525A1"/>
    <w:rsid w:val="00452A9A"/>
    <w:rsid w:val="004535CB"/>
    <w:rsid w:val="00454105"/>
    <w:rsid w:val="00454AAC"/>
    <w:rsid w:val="00454B5F"/>
    <w:rsid w:val="00454D01"/>
    <w:rsid w:val="004553A9"/>
    <w:rsid w:val="0045620D"/>
    <w:rsid w:val="004566E2"/>
    <w:rsid w:val="00457C19"/>
    <w:rsid w:val="00457C30"/>
    <w:rsid w:val="00460585"/>
    <w:rsid w:val="00460AA4"/>
    <w:rsid w:val="0046125E"/>
    <w:rsid w:val="00462577"/>
    <w:rsid w:val="0046271F"/>
    <w:rsid w:val="00463640"/>
    <w:rsid w:val="004638B6"/>
    <w:rsid w:val="004650F0"/>
    <w:rsid w:val="00466486"/>
    <w:rsid w:val="0046684F"/>
    <w:rsid w:val="00467F14"/>
    <w:rsid w:val="0047075B"/>
    <w:rsid w:val="00471BAA"/>
    <w:rsid w:val="00471E9C"/>
    <w:rsid w:val="004721B9"/>
    <w:rsid w:val="0047236E"/>
    <w:rsid w:val="0047431A"/>
    <w:rsid w:val="0047571C"/>
    <w:rsid w:val="00475B43"/>
    <w:rsid w:val="004760FF"/>
    <w:rsid w:val="00476320"/>
    <w:rsid w:val="0047676B"/>
    <w:rsid w:val="0047722F"/>
    <w:rsid w:val="00480137"/>
    <w:rsid w:val="00481419"/>
    <w:rsid w:val="004825F7"/>
    <w:rsid w:val="00482868"/>
    <w:rsid w:val="00482C20"/>
    <w:rsid w:val="00482DAA"/>
    <w:rsid w:val="00482F55"/>
    <w:rsid w:val="00483102"/>
    <w:rsid w:val="00484016"/>
    <w:rsid w:val="0048408F"/>
    <w:rsid w:val="004844BC"/>
    <w:rsid w:val="00484B9C"/>
    <w:rsid w:val="004850CE"/>
    <w:rsid w:val="0048512C"/>
    <w:rsid w:val="0048612E"/>
    <w:rsid w:val="00487282"/>
    <w:rsid w:val="004872AF"/>
    <w:rsid w:val="00487908"/>
    <w:rsid w:val="00490A38"/>
    <w:rsid w:val="004917C8"/>
    <w:rsid w:val="00494B8A"/>
    <w:rsid w:val="004957A9"/>
    <w:rsid w:val="00495F4D"/>
    <w:rsid w:val="00496B44"/>
    <w:rsid w:val="00496D9E"/>
    <w:rsid w:val="00497086"/>
    <w:rsid w:val="00497DA7"/>
    <w:rsid w:val="004A011A"/>
    <w:rsid w:val="004A07A9"/>
    <w:rsid w:val="004A0986"/>
    <w:rsid w:val="004A16D5"/>
    <w:rsid w:val="004A16F7"/>
    <w:rsid w:val="004A187F"/>
    <w:rsid w:val="004A1DAF"/>
    <w:rsid w:val="004A2115"/>
    <w:rsid w:val="004A3532"/>
    <w:rsid w:val="004A3781"/>
    <w:rsid w:val="004A4AA2"/>
    <w:rsid w:val="004A4DE6"/>
    <w:rsid w:val="004A53FF"/>
    <w:rsid w:val="004A6925"/>
    <w:rsid w:val="004A6FFB"/>
    <w:rsid w:val="004A743C"/>
    <w:rsid w:val="004A7848"/>
    <w:rsid w:val="004B0D29"/>
    <w:rsid w:val="004B1225"/>
    <w:rsid w:val="004B2118"/>
    <w:rsid w:val="004B297A"/>
    <w:rsid w:val="004B2F98"/>
    <w:rsid w:val="004B3018"/>
    <w:rsid w:val="004B3EE6"/>
    <w:rsid w:val="004B424B"/>
    <w:rsid w:val="004B5267"/>
    <w:rsid w:val="004B6167"/>
    <w:rsid w:val="004B686A"/>
    <w:rsid w:val="004B76FA"/>
    <w:rsid w:val="004B7B6B"/>
    <w:rsid w:val="004B7DB6"/>
    <w:rsid w:val="004B7DF5"/>
    <w:rsid w:val="004C0D81"/>
    <w:rsid w:val="004C1307"/>
    <w:rsid w:val="004C1BB5"/>
    <w:rsid w:val="004C1FEC"/>
    <w:rsid w:val="004C2C84"/>
    <w:rsid w:val="004C2D35"/>
    <w:rsid w:val="004C49DB"/>
    <w:rsid w:val="004C4EB7"/>
    <w:rsid w:val="004C51D3"/>
    <w:rsid w:val="004C55A4"/>
    <w:rsid w:val="004C68C5"/>
    <w:rsid w:val="004C7C4C"/>
    <w:rsid w:val="004D05BD"/>
    <w:rsid w:val="004D36F8"/>
    <w:rsid w:val="004D3CD4"/>
    <w:rsid w:val="004D3FD1"/>
    <w:rsid w:val="004D402E"/>
    <w:rsid w:val="004D454F"/>
    <w:rsid w:val="004D4BA4"/>
    <w:rsid w:val="004D527C"/>
    <w:rsid w:val="004D6426"/>
    <w:rsid w:val="004D69A1"/>
    <w:rsid w:val="004D6A5D"/>
    <w:rsid w:val="004D74D8"/>
    <w:rsid w:val="004E08AD"/>
    <w:rsid w:val="004E3231"/>
    <w:rsid w:val="004E329A"/>
    <w:rsid w:val="004E4F52"/>
    <w:rsid w:val="004E58B8"/>
    <w:rsid w:val="004E62EF"/>
    <w:rsid w:val="004E6475"/>
    <w:rsid w:val="004E6A8E"/>
    <w:rsid w:val="004E6B9A"/>
    <w:rsid w:val="004E6FDA"/>
    <w:rsid w:val="004E7012"/>
    <w:rsid w:val="004E712D"/>
    <w:rsid w:val="004E71B0"/>
    <w:rsid w:val="004F0A19"/>
    <w:rsid w:val="004F0E70"/>
    <w:rsid w:val="004F1D83"/>
    <w:rsid w:val="004F201D"/>
    <w:rsid w:val="004F20B1"/>
    <w:rsid w:val="004F2156"/>
    <w:rsid w:val="004F2341"/>
    <w:rsid w:val="004F2697"/>
    <w:rsid w:val="004F2D2D"/>
    <w:rsid w:val="004F3BC2"/>
    <w:rsid w:val="004F4344"/>
    <w:rsid w:val="004F4B38"/>
    <w:rsid w:val="004F5C91"/>
    <w:rsid w:val="004F5CE4"/>
    <w:rsid w:val="0050070C"/>
    <w:rsid w:val="005011F6"/>
    <w:rsid w:val="00501317"/>
    <w:rsid w:val="00501834"/>
    <w:rsid w:val="00501E3D"/>
    <w:rsid w:val="00502E17"/>
    <w:rsid w:val="00503240"/>
    <w:rsid w:val="00503477"/>
    <w:rsid w:val="00503527"/>
    <w:rsid w:val="005039C8"/>
    <w:rsid w:val="00503ADF"/>
    <w:rsid w:val="0050485C"/>
    <w:rsid w:val="00504C2B"/>
    <w:rsid w:val="005051D0"/>
    <w:rsid w:val="00506AA7"/>
    <w:rsid w:val="00506BCF"/>
    <w:rsid w:val="00507849"/>
    <w:rsid w:val="00507EDE"/>
    <w:rsid w:val="00510372"/>
    <w:rsid w:val="005103E6"/>
    <w:rsid w:val="00510CC6"/>
    <w:rsid w:val="00510EA1"/>
    <w:rsid w:val="0051179E"/>
    <w:rsid w:val="00511F66"/>
    <w:rsid w:val="00512545"/>
    <w:rsid w:val="005127BC"/>
    <w:rsid w:val="0051287A"/>
    <w:rsid w:val="00512D63"/>
    <w:rsid w:val="0051301B"/>
    <w:rsid w:val="00514C65"/>
    <w:rsid w:val="00514DFB"/>
    <w:rsid w:val="0051531D"/>
    <w:rsid w:val="00515648"/>
    <w:rsid w:val="0051584A"/>
    <w:rsid w:val="00515F2F"/>
    <w:rsid w:val="0051677B"/>
    <w:rsid w:val="00516DC0"/>
    <w:rsid w:val="0051780A"/>
    <w:rsid w:val="00520E58"/>
    <w:rsid w:val="0052105A"/>
    <w:rsid w:val="00521BE7"/>
    <w:rsid w:val="00521C40"/>
    <w:rsid w:val="00521D93"/>
    <w:rsid w:val="00522360"/>
    <w:rsid w:val="00522A93"/>
    <w:rsid w:val="00522BB8"/>
    <w:rsid w:val="00522C96"/>
    <w:rsid w:val="00522D85"/>
    <w:rsid w:val="00523161"/>
    <w:rsid w:val="00523837"/>
    <w:rsid w:val="005243E8"/>
    <w:rsid w:val="0052485C"/>
    <w:rsid w:val="00524FDA"/>
    <w:rsid w:val="005250A1"/>
    <w:rsid w:val="005255DA"/>
    <w:rsid w:val="00526673"/>
    <w:rsid w:val="00526DA3"/>
    <w:rsid w:val="005273CD"/>
    <w:rsid w:val="005278EB"/>
    <w:rsid w:val="005279A6"/>
    <w:rsid w:val="00530033"/>
    <w:rsid w:val="00530B8B"/>
    <w:rsid w:val="00531153"/>
    <w:rsid w:val="005311F3"/>
    <w:rsid w:val="00531F2B"/>
    <w:rsid w:val="005325B8"/>
    <w:rsid w:val="00532980"/>
    <w:rsid w:val="00533182"/>
    <w:rsid w:val="00533331"/>
    <w:rsid w:val="0053398C"/>
    <w:rsid w:val="00534C89"/>
    <w:rsid w:val="00534DCD"/>
    <w:rsid w:val="00534F70"/>
    <w:rsid w:val="00535187"/>
    <w:rsid w:val="0053589B"/>
    <w:rsid w:val="00537129"/>
    <w:rsid w:val="00540182"/>
    <w:rsid w:val="00540F3E"/>
    <w:rsid w:val="00540F66"/>
    <w:rsid w:val="0054268B"/>
    <w:rsid w:val="0054302B"/>
    <w:rsid w:val="00543268"/>
    <w:rsid w:val="00543BDD"/>
    <w:rsid w:val="00543C1E"/>
    <w:rsid w:val="00543D8F"/>
    <w:rsid w:val="00545072"/>
    <w:rsid w:val="00545470"/>
    <w:rsid w:val="0054626E"/>
    <w:rsid w:val="005477FB"/>
    <w:rsid w:val="00547928"/>
    <w:rsid w:val="00547CDB"/>
    <w:rsid w:val="00547D4F"/>
    <w:rsid w:val="0055024F"/>
    <w:rsid w:val="00550C6F"/>
    <w:rsid w:val="00551066"/>
    <w:rsid w:val="0055132C"/>
    <w:rsid w:val="00551602"/>
    <w:rsid w:val="00551E24"/>
    <w:rsid w:val="0055255C"/>
    <w:rsid w:val="00552CF3"/>
    <w:rsid w:val="00552D77"/>
    <w:rsid w:val="00552D81"/>
    <w:rsid w:val="005531EF"/>
    <w:rsid w:val="005542C8"/>
    <w:rsid w:val="00555634"/>
    <w:rsid w:val="00555CC0"/>
    <w:rsid w:val="005565B0"/>
    <w:rsid w:val="00556A12"/>
    <w:rsid w:val="005570EF"/>
    <w:rsid w:val="005570FB"/>
    <w:rsid w:val="0055723C"/>
    <w:rsid w:val="00560747"/>
    <w:rsid w:val="00561482"/>
    <w:rsid w:val="005616CC"/>
    <w:rsid w:val="00562512"/>
    <w:rsid w:val="00562829"/>
    <w:rsid w:val="005629E0"/>
    <w:rsid w:val="00562AEA"/>
    <w:rsid w:val="00563549"/>
    <w:rsid w:val="00563DE0"/>
    <w:rsid w:val="00564FD1"/>
    <w:rsid w:val="00565018"/>
    <w:rsid w:val="00566BC2"/>
    <w:rsid w:val="00567D3C"/>
    <w:rsid w:val="0057157A"/>
    <w:rsid w:val="0057253F"/>
    <w:rsid w:val="00572F9F"/>
    <w:rsid w:val="00573A40"/>
    <w:rsid w:val="00573F8F"/>
    <w:rsid w:val="005744F9"/>
    <w:rsid w:val="0057541F"/>
    <w:rsid w:val="005762BD"/>
    <w:rsid w:val="005765A4"/>
    <w:rsid w:val="005775AC"/>
    <w:rsid w:val="00577893"/>
    <w:rsid w:val="00577A8D"/>
    <w:rsid w:val="00577EF1"/>
    <w:rsid w:val="00577F95"/>
    <w:rsid w:val="00580110"/>
    <w:rsid w:val="005805A1"/>
    <w:rsid w:val="0058067D"/>
    <w:rsid w:val="00580EF6"/>
    <w:rsid w:val="00581D92"/>
    <w:rsid w:val="00581FA5"/>
    <w:rsid w:val="00582638"/>
    <w:rsid w:val="00582D10"/>
    <w:rsid w:val="005833E3"/>
    <w:rsid w:val="0058404F"/>
    <w:rsid w:val="0058467A"/>
    <w:rsid w:val="005851F2"/>
    <w:rsid w:val="00585E2F"/>
    <w:rsid w:val="005861B8"/>
    <w:rsid w:val="00586465"/>
    <w:rsid w:val="00586A0A"/>
    <w:rsid w:val="0058712B"/>
    <w:rsid w:val="005875D8"/>
    <w:rsid w:val="00590006"/>
    <w:rsid w:val="0059066C"/>
    <w:rsid w:val="00590F32"/>
    <w:rsid w:val="00592259"/>
    <w:rsid w:val="00592623"/>
    <w:rsid w:val="005941A0"/>
    <w:rsid w:val="00594558"/>
    <w:rsid w:val="0059485A"/>
    <w:rsid w:val="00594DCF"/>
    <w:rsid w:val="00594DDE"/>
    <w:rsid w:val="00594E7A"/>
    <w:rsid w:val="005952DA"/>
    <w:rsid w:val="00595F33"/>
    <w:rsid w:val="005967FE"/>
    <w:rsid w:val="005968EB"/>
    <w:rsid w:val="00597C6B"/>
    <w:rsid w:val="005A002C"/>
    <w:rsid w:val="005A0353"/>
    <w:rsid w:val="005A0A2D"/>
    <w:rsid w:val="005A4688"/>
    <w:rsid w:val="005A4F8A"/>
    <w:rsid w:val="005A5407"/>
    <w:rsid w:val="005A6020"/>
    <w:rsid w:val="005A77D0"/>
    <w:rsid w:val="005A77F1"/>
    <w:rsid w:val="005A7F53"/>
    <w:rsid w:val="005B02A5"/>
    <w:rsid w:val="005B0BF9"/>
    <w:rsid w:val="005B10F2"/>
    <w:rsid w:val="005B1552"/>
    <w:rsid w:val="005B24E2"/>
    <w:rsid w:val="005B3212"/>
    <w:rsid w:val="005B3370"/>
    <w:rsid w:val="005B5C65"/>
    <w:rsid w:val="005B5E96"/>
    <w:rsid w:val="005B6F1B"/>
    <w:rsid w:val="005B6FC6"/>
    <w:rsid w:val="005B7374"/>
    <w:rsid w:val="005C0EC0"/>
    <w:rsid w:val="005C1068"/>
    <w:rsid w:val="005C2567"/>
    <w:rsid w:val="005C26F3"/>
    <w:rsid w:val="005C282F"/>
    <w:rsid w:val="005C29C0"/>
    <w:rsid w:val="005C2B2B"/>
    <w:rsid w:val="005C3579"/>
    <w:rsid w:val="005C4298"/>
    <w:rsid w:val="005C56A7"/>
    <w:rsid w:val="005C6B1F"/>
    <w:rsid w:val="005C7FB9"/>
    <w:rsid w:val="005D039E"/>
    <w:rsid w:val="005D0528"/>
    <w:rsid w:val="005D1CAF"/>
    <w:rsid w:val="005D2FC9"/>
    <w:rsid w:val="005D322D"/>
    <w:rsid w:val="005D57B1"/>
    <w:rsid w:val="005D602D"/>
    <w:rsid w:val="005D66BD"/>
    <w:rsid w:val="005D688D"/>
    <w:rsid w:val="005D74D3"/>
    <w:rsid w:val="005E0460"/>
    <w:rsid w:val="005E159F"/>
    <w:rsid w:val="005E1901"/>
    <w:rsid w:val="005E1AFF"/>
    <w:rsid w:val="005E2250"/>
    <w:rsid w:val="005E25A0"/>
    <w:rsid w:val="005E30F1"/>
    <w:rsid w:val="005E3316"/>
    <w:rsid w:val="005E537C"/>
    <w:rsid w:val="005E5CDF"/>
    <w:rsid w:val="005E7881"/>
    <w:rsid w:val="005E7DF8"/>
    <w:rsid w:val="005F0117"/>
    <w:rsid w:val="005F17EF"/>
    <w:rsid w:val="005F1C4B"/>
    <w:rsid w:val="005F2494"/>
    <w:rsid w:val="005F29F3"/>
    <w:rsid w:val="005F2C18"/>
    <w:rsid w:val="005F3ECD"/>
    <w:rsid w:val="005F4637"/>
    <w:rsid w:val="005F52BF"/>
    <w:rsid w:val="005F6366"/>
    <w:rsid w:val="00600F2B"/>
    <w:rsid w:val="00604410"/>
    <w:rsid w:val="00604497"/>
    <w:rsid w:val="006048F3"/>
    <w:rsid w:val="00604C80"/>
    <w:rsid w:val="00605D66"/>
    <w:rsid w:val="00605DB7"/>
    <w:rsid w:val="00606F60"/>
    <w:rsid w:val="00607064"/>
    <w:rsid w:val="00607C6E"/>
    <w:rsid w:val="00607E69"/>
    <w:rsid w:val="00610089"/>
    <w:rsid w:val="006107DE"/>
    <w:rsid w:val="006112FD"/>
    <w:rsid w:val="00611938"/>
    <w:rsid w:val="00611B27"/>
    <w:rsid w:val="00612F20"/>
    <w:rsid w:val="00613227"/>
    <w:rsid w:val="006139CE"/>
    <w:rsid w:val="006143A7"/>
    <w:rsid w:val="0061442F"/>
    <w:rsid w:val="006146C5"/>
    <w:rsid w:val="00614F96"/>
    <w:rsid w:val="0061517A"/>
    <w:rsid w:val="006152A1"/>
    <w:rsid w:val="00616619"/>
    <w:rsid w:val="00617F51"/>
    <w:rsid w:val="00620348"/>
    <w:rsid w:val="00620A83"/>
    <w:rsid w:val="00621AC4"/>
    <w:rsid w:val="0062228F"/>
    <w:rsid w:val="00622D21"/>
    <w:rsid w:val="00624E91"/>
    <w:rsid w:val="006250EC"/>
    <w:rsid w:val="00625CC6"/>
    <w:rsid w:val="006264B3"/>
    <w:rsid w:val="00626819"/>
    <w:rsid w:val="00626EA5"/>
    <w:rsid w:val="006309B1"/>
    <w:rsid w:val="00632B00"/>
    <w:rsid w:val="0063393C"/>
    <w:rsid w:val="0063418C"/>
    <w:rsid w:val="00634301"/>
    <w:rsid w:val="00634359"/>
    <w:rsid w:val="00634DEC"/>
    <w:rsid w:val="006352A3"/>
    <w:rsid w:val="00636795"/>
    <w:rsid w:val="00636799"/>
    <w:rsid w:val="0063708B"/>
    <w:rsid w:val="0063709F"/>
    <w:rsid w:val="006376FB"/>
    <w:rsid w:val="00640B76"/>
    <w:rsid w:val="0064177E"/>
    <w:rsid w:val="006417FE"/>
    <w:rsid w:val="006420AB"/>
    <w:rsid w:val="00642263"/>
    <w:rsid w:val="00642EE7"/>
    <w:rsid w:val="0064364F"/>
    <w:rsid w:val="00643843"/>
    <w:rsid w:val="006455E4"/>
    <w:rsid w:val="00645C44"/>
    <w:rsid w:val="0064613B"/>
    <w:rsid w:val="00646C58"/>
    <w:rsid w:val="006472C2"/>
    <w:rsid w:val="00647BEE"/>
    <w:rsid w:val="00650873"/>
    <w:rsid w:val="00651450"/>
    <w:rsid w:val="00652C8A"/>
    <w:rsid w:val="00652CBC"/>
    <w:rsid w:val="00653116"/>
    <w:rsid w:val="0065327A"/>
    <w:rsid w:val="00653712"/>
    <w:rsid w:val="006546F5"/>
    <w:rsid w:val="00655437"/>
    <w:rsid w:val="00655849"/>
    <w:rsid w:val="006561B2"/>
    <w:rsid w:val="006566EA"/>
    <w:rsid w:val="00656C4C"/>
    <w:rsid w:val="006570A3"/>
    <w:rsid w:val="0065722A"/>
    <w:rsid w:val="006574EA"/>
    <w:rsid w:val="006604FC"/>
    <w:rsid w:val="0066527C"/>
    <w:rsid w:val="00665641"/>
    <w:rsid w:val="00665ABB"/>
    <w:rsid w:val="006665C1"/>
    <w:rsid w:val="00666DAD"/>
    <w:rsid w:val="00667482"/>
    <w:rsid w:val="0066765C"/>
    <w:rsid w:val="00667700"/>
    <w:rsid w:val="00667844"/>
    <w:rsid w:val="00667AA3"/>
    <w:rsid w:val="006707B8"/>
    <w:rsid w:val="00672BE8"/>
    <w:rsid w:val="00672EB1"/>
    <w:rsid w:val="00672F5B"/>
    <w:rsid w:val="00673207"/>
    <w:rsid w:val="00673C28"/>
    <w:rsid w:val="00673CCE"/>
    <w:rsid w:val="006744E1"/>
    <w:rsid w:val="00674748"/>
    <w:rsid w:val="00674A3E"/>
    <w:rsid w:val="006767B9"/>
    <w:rsid w:val="00676A6C"/>
    <w:rsid w:val="00676CE7"/>
    <w:rsid w:val="006771D1"/>
    <w:rsid w:val="00677642"/>
    <w:rsid w:val="006777E4"/>
    <w:rsid w:val="00677B1F"/>
    <w:rsid w:val="0068010B"/>
    <w:rsid w:val="0068051E"/>
    <w:rsid w:val="006809E4"/>
    <w:rsid w:val="00680AF0"/>
    <w:rsid w:val="006814F2"/>
    <w:rsid w:val="00681738"/>
    <w:rsid w:val="00681BDC"/>
    <w:rsid w:val="00682846"/>
    <w:rsid w:val="006833AA"/>
    <w:rsid w:val="00684DF7"/>
    <w:rsid w:val="00685352"/>
    <w:rsid w:val="0068564B"/>
    <w:rsid w:val="0068584B"/>
    <w:rsid w:val="006859BC"/>
    <w:rsid w:val="00686CFE"/>
    <w:rsid w:val="0068706A"/>
    <w:rsid w:val="00687AC0"/>
    <w:rsid w:val="006905FB"/>
    <w:rsid w:val="00691CBC"/>
    <w:rsid w:val="006945E8"/>
    <w:rsid w:val="00694B9A"/>
    <w:rsid w:val="00694C25"/>
    <w:rsid w:val="00695588"/>
    <w:rsid w:val="00695AD9"/>
    <w:rsid w:val="00697207"/>
    <w:rsid w:val="00697C49"/>
    <w:rsid w:val="00697F22"/>
    <w:rsid w:val="006A0288"/>
    <w:rsid w:val="006A071F"/>
    <w:rsid w:val="006A1453"/>
    <w:rsid w:val="006A1B4F"/>
    <w:rsid w:val="006A1C7E"/>
    <w:rsid w:val="006A20BF"/>
    <w:rsid w:val="006A339D"/>
    <w:rsid w:val="006A4612"/>
    <w:rsid w:val="006A4943"/>
    <w:rsid w:val="006A4B49"/>
    <w:rsid w:val="006A4C5A"/>
    <w:rsid w:val="006A5098"/>
    <w:rsid w:val="006A53DE"/>
    <w:rsid w:val="006A553D"/>
    <w:rsid w:val="006A68BD"/>
    <w:rsid w:val="006A6970"/>
    <w:rsid w:val="006A6B8B"/>
    <w:rsid w:val="006A6ECF"/>
    <w:rsid w:val="006A6F1A"/>
    <w:rsid w:val="006A7247"/>
    <w:rsid w:val="006A7C1B"/>
    <w:rsid w:val="006A7D25"/>
    <w:rsid w:val="006B1169"/>
    <w:rsid w:val="006B1E41"/>
    <w:rsid w:val="006B217E"/>
    <w:rsid w:val="006B2211"/>
    <w:rsid w:val="006B3112"/>
    <w:rsid w:val="006B3186"/>
    <w:rsid w:val="006B37ED"/>
    <w:rsid w:val="006B3D2B"/>
    <w:rsid w:val="006B41E5"/>
    <w:rsid w:val="006B4319"/>
    <w:rsid w:val="006B49BF"/>
    <w:rsid w:val="006B4A09"/>
    <w:rsid w:val="006B4A76"/>
    <w:rsid w:val="006B7295"/>
    <w:rsid w:val="006B7D65"/>
    <w:rsid w:val="006B7E23"/>
    <w:rsid w:val="006C13FA"/>
    <w:rsid w:val="006C1460"/>
    <w:rsid w:val="006C1AE5"/>
    <w:rsid w:val="006C1C7A"/>
    <w:rsid w:val="006C1E68"/>
    <w:rsid w:val="006C1FBB"/>
    <w:rsid w:val="006C2827"/>
    <w:rsid w:val="006C37D1"/>
    <w:rsid w:val="006C3DD3"/>
    <w:rsid w:val="006C4273"/>
    <w:rsid w:val="006C43B7"/>
    <w:rsid w:val="006C466F"/>
    <w:rsid w:val="006C46D9"/>
    <w:rsid w:val="006C4A07"/>
    <w:rsid w:val="006C4F3E"/>
    <w:rsid w:val="006C671A"/>
    <w:rsid w:val="006C7E86"/>
    <w:rsid w:val="006C7EEC"/>
    <w:rsid w:val="006D0EF2"/>
    <w:rsid w:val="006D1581"/>
    <w:rsid w:val="006D2E94"/>
    <w:rsid w:val="006D3204"/>
    <w:rsid w:val="006D37F8"/>
    <w:rsid w:val="006D3DCD"/>
    <w:rsid w:val="006D401C"/>
    <w:rsid w:val="006D42E8"/>
    <w:rsid w:val="006D49CA"/>
    <w:rsid w:val="006D4DB0"/>
    <w:rsid w:val="006D4DFF"/>
    <w:rsid w:val="006D52AF"/>
    <w:rsid w:val="006D65FE"/>
    <w:rsid w:val="006D6B15"/>
    <w:rsid w:val="006E0136"/>
    <w:rsid w:val="006E028F"/>
    <w:rsid w:val="006E0442"/>
    <w:rsid w:val="006E0DFD"/>
    <w:rsid w:val="006E2265"/>
    <w:rsid w:val="006E2799"/>
    <w:rsid w:val="006E27AF"/>
    <w:rsid w:val="006E30E7"/>
    <w:rsid w:val="006E3111"/>
    <w:rsid w:val="006E322C"/>
    <w:rsid w:val="006E3462"/>
    <w:rsid w:val="006E3ACA"/>
    <w:rsid w:val="006E43ED"/>
    <w:rsid w:val="006E5D35"/>
    <w:rsid w:val="006E6002"/>
    <w:rsid w:val="006E6A0C"/>
    <w:rsid w:val="006E6A57"/>
    <w:rsid w:val="006E6D96"/>
    <w:rsid w:val="006F0A25"/>
    <w:rsid w:val="006F0F5B"/>
    <w:rsid w:val="006F123B"/>
    <w:rsid w:val="006F12A0"/>
    <w:rsid w:val="006F1558"/>
    <w:rsid w:val="006F1F81"/>
    <w:rsid w:val="006F350B"/>
    <w:rsid w:val="006F3710"/>
    <w:rsid w:val="006F3868"/>
    <w:rsid w:val="006F3AA7"/>
    <w:rsid w:val="006F4025"/>
    <w:rsid w:val="006F42E4"/>
    <w:rsid w:val="006F489B"/>
    <w:rsid w:val="006F4947"/>
    <w:rsid w:val="006F5E9D"/>
    <w:rsid w:val="006F604B"/>
    <w:rsid w:val="006F7549"/>
    <w:rsid w:val="006F76D7"/>
    <w:rsid w:val="006F7B67"/>
    <w:rsid w:val="00700594"/>
    <w:rsid w:val="00700A73"/>
    <w:rsid w:val="00701A14"/>
    <w:rsid w:val="00701C13"/>
    <w:rsid w:val="00704DB3"/>
    <w:rsid w:val="00705564"/>
    <w:rsid w:val="00705C29"/>
    <w:rsid w:val="00706881"/>
    <w:rsid w:val="00707998"/>
    <w:rsid w:val="007103E0"/>
    <w:rsid w:val="00710999"/>
    <w:rsid w:val="007114EB"/>
    <w:rsid w:val="007136C7"/>
    <w:rsid w:val="00713760"/>
    <w:rsid w:val="0071529E"/>
    <w:rsid w:val="00715694"/>
    <w:rsid w:val="00715EF7"/>
    <w:rsid w:val="00716E8E"/>
    <w:rsid w:val="007171E9"/>
    <w:rsid w:val="007177D7"/>
    <w:rsid w:val="00717A1B"/>
    <w:rsid w:val="00717D18"/>
    <w:rsid w:val="0072018D"/>
    <w:rsid w:val="00720282"/>
    <w:rsid w:val="007208DD"/>
    <w:rsid w:val="00721B38"/>
    <w:rsid w:val="00722A7C"/>
    <w:rsid w:val="00722D66"/>
    <w:rsid w:val="007247DD"/>
    <w:rsid w:val="00724A66"/>
    <w:rsid w:val="00725750"/>
    <w:rsid w:val="007259E4"/>
    <w:rsid w:val="00726CCA"/>
    <w:rsid w:val="00726D71"/>
    <w:rsid w:val="00727AF0"/>
    <w:rsid w:val="00727DB9"/>
    <w:rsid w:val="00730111"/>
    <w:rsid w:val="00730FC2"/>
    <w:rsid w:val="00731AE9"/>
    <w:rsid w:val="00731B88"/>
    <w:rsid w:val="00732984"/>
    <w:rsid w:val="0073471C"/>
    <w:rsid w:val="00734A04"/>
    <w:rsid w:val="00734B96"/>
    <w:rsid w:val="00735382"/>
    <w:rsid w:val="00736C19"/>
    <w:rsid w:val="00736DB5"/>
    <w:rsid w:val="007401D8"/>
    <w:rsid w:val="00740399"/>
    <w:rsid w:val="00741273"/>
    <w:rsid w:val="0074202B"/>
    <w:rsid w:val="00742090"/>
    <w:rsid w:val="00742261"/>
    <w:rsid w:val="007425F0"/>
    <w:rsid w:val="0074302D"/>
    <w:rsid w:val="00743399"/>
    <w:rsid w:val="007435E8"/>
    <w:rsid w:val="0074365C"/>
    <w:rsid w:val="007442B4"/>
    <w:rsid w:val="00744AEE"/>
    <w:rsid w:val="0074546C"/>
    <w:rsid w:val="00745AEE"/>
    <w:rsid w:val="00746E88"/>
    <w:rsid w:val="00746F6F"/>
    <w:rsid w:val="00747F9B"/>
    <w:rsid w:val="007501B5"/>
    <w:rsid w:val="007501D7"/>
    <w:rsid w:val="007507DD"/>
    <w:rsid w:val="00750A57"/>
    <w:rsid w:val="00750E2B"/>
    <w:rsid w:val="00750F54"/>
    <w:rsid w:val="007511E3"/>
    <w:rsid w:val="00751607"/>
    <w:rsid w:val="00751825"/>
    <w:rsid w:val="00751A2E"/>
    <w:rsid w:val="00751D03"/>
    <w:rsid w:val="00751D57"/>
    <w:rsid w:val="00751F26"/>
    <w:rsid w:val="007525AD"/>
    <w:rsid w:val="00752ED8"/>
    <w:rsid w:val="00752EDE"/>
    <w:rsid w:val="0075320E"/>
    <w:rsid w:val="0075333A"/>
    <w:rsid w:val="007539C1"/>
    <w:rsid w:val="00753BCF"/>
    <w:rsid w:val="00753EF0"/>
    <w:rsid w:val="007541F6"/>
    <w:rsid w:val="007543C5"/>
    <w:rsid w:val="00755891"/>
    <w:rsid w:val="00755D19"/>
    <w:rsid w:val="007561B2"/>
    <w:rsid w:val="00756520"/>
    <w:rsid w:val="00756A74"/>
    <w:rsid w:val="00760680"/>
    <w:rsid w:val="0076187B"/>
    <w:rsid w:val="00761D15"/>
    <w:rsid w:val="00762514"/>
    <w:rsid w:val="00762E28"/>
    <w:rsid w:val="00763456"/>
    <w:rsid w:val="007654A7"/>
    <w:rsid w:val="00765623"/>
    <w:rsid w:val="0076627A"/>
    <w:rsid w:val="00766605"/>
    <w:rsid w:val="0076734A"/>
    <w:rsid w:val="007673E4"/>
    <w:rsid w:val="0076740F"/>
    <w:rsid w:val="00767647"/>
    <w:rsid w:val="00767E52"/>
    <w:rsid w:val="00770688"/>
    <w:rsid w:val="007706F2"/>
    <w:rsid w:val="00770736"/>
    <w:rsid w:val="0077075A"/>
    <w:rsid w:val="00770DE4"/>
    <w:rsid w:val="007716F3"/>
    <w:rsid w:val="00771906"/>
    <w:rsid w:val="00771C9A"/>
    <w:rsid w:val="007726F8"/>
    <w:rsid w:val="00772B65"/>
    <w:rsid w:val="00773A55"/>
    <w:rsid w:val="00773D33"/>
    <w:rsid w:val="0077426E"/>
    <w:rsid w:val="00774C7D"/>
    <w:rsid w:val="00774D37"/>
    <w:rsid w:val="00775E3D"/>
    <w:rsid w:val="00776A76"/>
    <w:rsid w:val="0077720C"/>
    <w:rsid w:val="00777717"/>
    <w:rsid w:val="00777EE8"/>
    <w:rsid w:val="0078089D"/>
    <w:rsid w:val="00781A2D"/>
    <w:rsid w:val="0078239C"/>
    <w:rsid w:val="00782C5E"/>
    <w:rsid w:val="00783AFB"/>
    <w:rsid w:val="00783DEF"/>
    <w:rsid w:val="00784AAF"/>
    <w:rsid w:val="00784D85"/>
    <w:rsid w:val="007861BB"/>
    <w:rsid w:val="0078678E"/>
    <w:rsid w:val="00787069"/>
    <w:rsid w:val="00787359"/>
    <w:rsid w:val="00787581"/>
    <w:rsid w:val="00790444"/>
    <w:rsid w:val="007908DC"/>
    <w:rsid w:val="00790EDC"/>
    <w:rsid w:val="007914C8"/>
    <w:rsid w:val="00791D01"/>
    <w:rsid w:val="00792091"/>
    <w:rsid w:val="007920C9"/>
    <w:rsid w:val="007925E1"/>
    <w:rsid w:val="007930EE"/>
    <w:rsid w:val="007936FE"/>
    <w:rsid w:val="00794042"/>
    <w:rsid w:val="00794189"/>
    <w:rsid w:val="0079450E"/>
    <w:rsid w:val="007945FA"/>
    <w:rsid w:val="00795233"/>
    <w:rsid w:val="00795ED6"/>
    <w:rsid w:val="00796190"/>
    <w:rsid w:val="00797183"/>
    <w:rsid w:val="007976A2"/>
    <w:rsid w:val="007A0165"/>
    <w:rsid w:val="007A01F5"/>
    <w:rsid w:val="007A0DE8"/>
    <w:rsid w:val="007A1714"/>
    <w:rsid w:val="007A1DC8"/>
    <w:rsid w:val="007A1EC2"/>
    <w:rsid w:val="007A268B"/>
    <w:rsid w:val="007A292D"/>
    <w:rsid w:val="007A2EB8"/>
    <w:rsid w:val="007A316A"/>
    <w:rsid w:val="007A354E"/>
    <w:rsid w:val="007A3B4F"/>
    <w:rsid w:val="007A436C"/>
    <w:rsid w:val="007A4D4A"/>
    <w:rsid w:val="007A55F3"/>
    <w:rsid w:val="007A5F9A"/>
    <w:rsid w:val="007A613A"/>
    <w:rsid w:val="007A684C"/>
    <w:rsid w:val="007A6921"/>
    <w:rsid w:val="007A774C"/>
    <w:rsid w:val="007A7AB6"/>
    <w:rsid w:val="007A7E43"/>
    <w:rsid w:val="007A7F61"/>
    <w:rsid w:val="007B0C63"/>
    <w:rsid w:val="007B1629"/>
    <w:rsid w:val="007B1696"/>
    <w:rsid w:val="007B28DC"/>
    <w:rsid w:val="007B2C81"/>
    <w:rsid w:val="007B2F4A"/>
    <w:rsid w:val="007B34D8"/>
    <w:rsid w:val="007B3AF1"/>
    <w:rsid w:val="007B54D9"/>
    <w:rsid w:val="007B58D9"/>
    <w:rsid w:val="007B679B"/>
    <w:rsid w:val="007B6E72"/>
    <w:rsid w:val="007B7439"/>
    <w:rsid w:val="007B756E"/>
    <w:rsid w:val="007B75A4"/>
    <w:rsid w:val="007B7D29"/>
    <w:rsid w:val="007B7F15"/>
    <w:rsid w:val="007C0D2B"/>
    <w:rsid w:val="007C0D85"/>
    <w:rsid w:val="007C137A"/>
    <w:rsid w:val="007C16B5"/>
    <w:rsid w:val="007C1FC6"/>
    <w:rsid w:val="007C25D1"/>
    <w:rsid w:val="007C2856"/>
    <w:rsid w:val="007C3516"/>
    <w:rsid w:val="007C36F5"/>
    <w:rsid w:val="007C41AD"/>
    <w:rsid w:val="007C4657"/>
    <w:rsid w:val="007C6043"/>
    <w:rsid w:val="007C6114"/>
    <w:rsid w:val="007C72E7"/>
    <w:rsid w:val="007C7371"/>
    <w:rsid w:val="007C7538"/>
    <w:rsid w:val="007D012B"/>
    <w:rsid w:val="007D0274"/>
    <w:rsid w:val="007D0381"/>
    <w:rsid w:val="007D07E2"/>
    <w:rsid w:val="007D0E37"/>
    <w:rsid w:val="007D12AE"/>
    <w:rsid w:val="007D1BCE"/>
    <w:rsid w:val="007D23E2"/>
    <w:rsid w:val="007D4AA7"/>
    <w:rsid w:val="007D4F26"/>
    <w:rsid w:val="007D591E"/>
    <w:rsid w:val="007D615D"/>
    <w:rsid w:val="007D63DB"/>
    <w:rsid w:val="007D6417"/>
    <w:rsid w:val="007D6B71"/>
    <w:rsid w:val="007D72DE"/>
    <w:rsid w:val="007D79A9"/>
    <w:rsid w:val="007E0246"/>
    <w:rsid w:val="007E0B5C"/>
    <w:rsid w:val="007E1029"/>
    <w:rsid w:val="007E1EA5"/>
    <w:rsid w:val="007E30F4"/>
    <w:rsid w:val="007E322E"/>
    <w:rsid w:val="007E35EF"/>
    <w:rsid w:val="007E3D19"/>
    <w:rsid w:val="007E3D6D"/>
    <w:rsid w:val="007E4210"/>
    <w:rsid w:val="007E50A1"/>
    <w:rsid w:val="007E5306"/>
    <w:rsid w:val="007E57A3"/>
    <w:rsid w:val="007E5E2F"/>
    <w:rsid w:val="007E6051"/>
    <w:rsid w:val="007E649F"/>
    <w:rsid w:val="007E697E"/>
    <w:rsid w:val="007E6EA2"/>
    <w:rsid w:val="007E6F80"/>
    <w:rsid w:val="007E72E2"/>
    <w:rsid w:val="007E7B73"/>
    <w:rsid w:val="007F1746"/>
    <w:rsid w:val="007F186A"/>
    <w:rsid w:val="007F1A18"/>
    <w:rsid w:val="007F1FE3"/>
    <w:rsid w:val="007F3571"/>
    <w:rsid w:val="007F3641"/>
    <w:rsid w:val="007F4415"/>
    <w:rsid w:val="007F4C2C"/>
    <w:rsid w:val="007F686D"/>
    <w:rsid w:val="007F6EAB"/>
    <w:rsid w:val="007F7982"/>
    <w:rsid w:val="007F7FF5"/>
    <w:rsid w:val="00800104"/>
    <w:rsid w:val="008013BD"/>
    <w:rsid w:val="00801F98"/>
    <w:rsid w:val="0080287A"/>
    <w:rsid w:val="008028BE"/>
    <w:rsid w:val="00802C8E"/>
    <w:rsid w:val="00804364"/>
    <w:rsid w:val="00805A11"/>
    <w:rsid w:val="00805ED4"/>
    <w:rsid w:val="0080687B"/>
    <w:rsid w:val="00806BF5"/>
    <w:rsid w:val="00806E40"/>
    <w:rsid w:val="00806E86"/>
    <w:rsid w:val="00807220"/>
    <w:rsid w:val="00807EB2"/>
    <w:rsid w:val="0081103A"/>
    <w:rsid w:val="00811CD1"/>
    <w:rsid w:val="00812D53"/>
    <w:rsid w:val="00813155"/>
    <w:rsid w:val="00813F7F"/>
    <w:rsid w:val="00814C3E"/>
    <w:rsid w:val="00815E31"/>
    <w:rsid w:val="008165E4"/>
    <w:rsid w:val="00816850"/>
    <w:rsid w:val="00816FB6"/>
    <w:rsid w:val="00817182"/>
    <w:rsid w:val="00820E43"/>
    <w:rsid w:val="00822FE0"/>
    <w:rsid w:val="008230AC"/>
    <w:rsid w:val="00823A71"/>
    <w:rsid w:val="00824193"/>
    <w:rsid w:val="00824620"/>
    <w:rsid w:val="00824627"/>
    <w:rsid w:val="0082603D"/>
    <w:rsid w:val="00826A36"/>
    <w:rsid w:val="00827254"/>
    <w:rsid w:val="008272D4"/>
    <w:rsid w:val="00827A5C"/>
    <w:rsid w:val="008305A4"/>
    <w:rsid w:val="008306F6"/>
    <w:rsid w:val="00830C11"/>
    <w:rsid w:val="00832F80"/>
    <w:rsid w:val="008332F4"/>
    <w:rsid w:val="00833842"/>
    <w:rsid w:val="00834AB1"/>
    <w:rsid w:val="008353DC"/>
    <w:rsid w:val="00835D53"/>
    <w:rsid w:val="00835EB6"/>
    <w:rsid w:val="00836BCE"/>
    <w:rsid w:val="00837344"/>
    <w:rsid w:val="00837582"/>
    <w:rsid w:val="0083761F"/>
    <w:rsid w:val="00837632"/>
    <w:rsid w:val="00840D07"/>
    <w:rsid w:val="00841563"/>
    <w:rsid w:val="00842573"/>
    <w:rsid w:val="008433E8"/>
    <w:rsid w:val="00843F50"/>
    <w:rsid w:val="00844FF3"/>
    <w:rsid w:val="00845033"/>
    <w:rsid w:val="00845E21"/>
    <w:rsid w:val="00846A89"/>
    <w:rsid w:val="00850B26"/>
    <w:rsid w:val="00850F0A"/>
    <w:rsid w:val="00852092"/>
    <w:rsid w:val="0085210D"/>
    <w:rsid w:val="00852159"/>
    <w:rsid w:val="008524CD"/>
    <w:rsid w:val="00852A83"/>
    <w:rsid w:val="00852A89"/>
    <w:rsid w:val="00853FAE"/>
    <w:rsid w:val="00854042"/>
    <w:rsid w:val="00854207"/>
    <w:rsid w:val="0085433F"/>
    <w:rsid w:val="00854A58"/>
    <w:rsid w:val="00855596"/>
    <w:rsid w:val="00855EF6"/>
    <w:rsid w:val="008560E3"/>
    <w:rsid w:val="008565DA"/>
    <w:rsid w:val="00856E15"/>
    <w:rsid w:val="00856E51"/>
    <w:rsid w:val="00857193"/>
    <w:rsid w:val="00860054"/>
    <w:rsid w:val="008607BA"/>
    <w:rsid w:val="00861149"/>
    <w:rsid w:val="00861492"/>
    <w:rsid w:val="0086250A"/>
    <w:rsid w:val="00862C1C"/>
    <w:rsid w:val="00862E0F"/>
    <w:rsid w:val="00863667"/>
    <w:rsid w:val="0086388E"/>
    <w:rsid w:val="00864464"/>
    <w:rsid w:val="00864F9D"/>
    <w:rsid w:val="00865033"/>
    <w:rsid w:val="008658C0"/>
    <w:rsid w:val="00865B7E"/>
    <w:rsid w:val="00866074"/>
    <w:rsid w:val="0086630F"/>
    <w:rsid w:val="0086714C"/>
    <w:rsid w:val="0086776F"/>
    <w:rsid w:val="00867D36"/>
    <w:rsid w:val="00870813"/>
    <w:rsid w:val="00870878"/>
    <w:rsid w:val="00870913"/>
    <w:rsid w:val="00870B14"/>
    <w:rsid w:val="00871AD4"/>
    <w:rsid w:val="00871F37"/>
    <w:rsid w:val="008733DE"/>
    <w:rsid w:val="00873492"/>
    <w:rsid w:val="00873DA9"/>
    <w:rsid w:val="00875412"/>
    <w:rsid w:val="00875797"/>
    <w:rsid w:val="00875A20"/>
    <w:rsid w:val="00876E4C"/>
    <w:rsid w:val="00882749"/>
    <w:rsid w:val="00883E42"/>
    <w:rsid w:val="0088672F"/>
    <w:rsid w:val="00887ACE"/>
    <w:rsid w:val="00887BC4"/>
    <w:rsid w:val="00890401"/>
    <w:rsid w:val="008909AC"/>
    <w:rsid w:val="00890AFB"/>
    <w:rsid w:val="0089124B"/>
    <w:rsid w:val="008914DB"/>
    <w:rsid w:val="008934DA"/>
    <w:rsid w:val="00893E99"/>
    <w:rsid w:val="00894FB6"/>
    <w:rsid w:val="0089548F"/>
    <w:rsid w:val="008955E9"/>
    <w:rsid w:val="00897305"/>
    <w:rsid w:val="00897569"/>
    <w:rsid w:val="008979E1"/>
    <w:rsid w:val="00897FD1"/>
    <w:rsid w:val="008A08C1"/>
    <w:rsid w:val="008A0C23"/>
    <w:rsid w:val="008A0D40"/>
    <w:rsid w:val="008A0E86"/>
    <w:rsid w:val="008A1513"/>
    <w:rsid w:val="008A1F00"/>
    <w:rsid w:val="008A2932"/>
    <w:rsid w:val="008A2B7B"/>
    <w:rsid w:val="008A2FA1"/>
    <w:rsid w:val="008A3136"/>
    <w:rsid w:val="008A378D"/>
    <w:rsid w:val="008A3F78"/>
    <w:rsid w:val="008A41E8"/>
    <w:rsid w:val="008A66FA"/>
    <w:rsid w:val="008A680D"/>
    <w:rsid w:val="008A6821"/>
    <w:rsid w:val="008A6C1D"/>
    <w:rsid w:val="008A762A"/>
    <w:rsid w:val="008B00B6"/>
    <w:rsid w:val="008B04B6"/>
    <w:rsid w:val="008B04EE"/>
    <w:rsid w:val="008B2980"/>
    <w:rsid w:val="008B29D5"/>
    <w:rsid w:val="008B2C3F"/>
    <w:rsid w:val="008B2D4D"/>
    <w:rsid w:val="008B349A"/>
    <w:rsid w:val="008B441D"/>
    <w:rsid w:val="008B4740"/>
    <w:rsid w:val="008B5ABF"/>
    <w:rsid w:val="008B68F6"/>
    <w:rsid w:val="008B7077"/>
    <w:rsid w:val="008B7DE1"/>
    <w:rsid w:val="008C02FD"/>
    <w:rsid w:val="008C056F"/>
    <w:rsid w:val="008C1099"/>
    <w:rsid w:val="008C14CE"/>
    <w:rsid w:val="008C1ACA"/>
    <w:rsid w:val="008C26D3"/>
    <w:rsid w:val="008C2AA6"/>
    <w:rsid w:val="008C2C4B"/>
    <w:rsid w:val="008C4B32"/>
    <w:rsid w:val="008C4C56"/>
    <w:rsid w:val="008C63FE"/>
    <w:rsid w:val="008C671C"/>
    <w:rsid w:val="008C6D96"/>
    <w:rsid w:val="008C71E9"/>
    <w:rsid w:val="008C744E"/>
    <w:rsid w:val="008C7941"/>
    <w:rsid w:val="008D12DA"/>
    <w:rsid w:val="008D15ED"/>
    <w:rsid w:val="008D1F0A"/>
    <w:rsid w:val="008D2BE7"/>
    <w:rsid w:val="008D3438"/>
    <w:rsid w:val="008D374B"/>
    <w:rsid w:val="008D395A"/>
    <w:rsid w:val="008D3A8A"/>
    <w:rsid w:val="008D3AF8"/>
    <w:rsid w:val="008D62A5"/>
    <w:rsid w:val="008D6E22"/>
    <w:rsid w:val="008E102F"/>
    <w:rsid w:val="008E1889"/>
    <w:rsid w:val="008E2035"/>
    <w:rsid w:val="008E234A"/>
    <w:rsid w:val="008E3170"/>
    <w:rsid w:val="008E3949"/>
    <w:rsid w:val="008E5478"/>
    <w:rsid w:val="008E58C6"/>
    <w:rsid w:val="008E5AD4"/>
    <w:rsid w:val="008E5B46"/>
    <w:rsid w:val="008E5C22"/>
    <w:rsid w:val="008E5FA2"/>
    <w:rsid w:val="008E604B"/>
    <w:rsid w:val="008E62F8"/>
    <w:rsid w:val="008E6628"/>
    <w:rsid w:val="008E71B8"/>
    <w:rsid w:val="008E733E"/>
    <w:rsid w:val="008E774E"/>
    <w:rsid w:val="008F0285"/>
    <w:rsid w:val="008F0636"/>
    <w:rsid w:val="008F215E"/>
    <w:rsid w:val="008F4387"/>
    <w:rsid w:val="008F5B47"/>
    <w:rsid w:val="00900ADA"/>
    <w:rsid w:val="009014FA"/>
    <w:rsid w:val="009021BB"/>
    <w:rsid w:val="009038BB"/>
    <w:rsid w:val="00904E5C"/>
    <w:rsid w:val="009051AC"/>
    <w:rsid w:val="00906DEF"/>
    <w:rsid w:val="00907652"/>
    <w:rsid w:val="009077AB"/>
    <w:rsid w:val="00907FB0"/>
    <w:rsid w:val="00910B10"/>
    <w:rsid w:val="00911404"/>
    <w:rsid w:val="009115BA"/>
    <w:rsid w:val="0091190C"/>
    <w:rsid w:val="00914186"/>
    <w:rsid w:val="00914B5A"/>
    <w:rsid w:val="00914B87"/>
    <w:rsid w:val="0091507F"/>
    <w:rsid w:val="00915474"/>
    <w:rsid w:val="009155FD"/>
    <w:rsid w:val="009158A3"/>
    <w:rsid w:val="00915DE2"/>
    <w:rsid w:val="00917607"/>
    <w:rsid w:val="00920370"/>
    <w:rsid w:val="0092115E"/>
    <w:rsid w:val="00921C72"/>
    <w:rsid w:val="0092332A"/>
    <w:rsid w:val="00924FB4"/>
    <w:rsid w:val="0092535A"/>
    <w:rsid w:val="009277BC"/>
    <w:rsid w:val="00927850"/>
    <w:rsid w:val="00927DAD"/>
    <w:rsid w:val="00930933"/>
    <w:rsid w:val="00931A1E"/>
    <w:rsid w:val="009326A6"/>
    <w:rsid w:val="009326EF"/>
    <w:rsid w:val="00932EB1"/>
    <w:rsid w:val="00933855"/>
    <w:rsid w:val="00933F14"/>
    <w:rsid w:val="0093415A"/>
    <w:rsid w:val="0093448E"/>
    <w:rsid w:val="009347BC"/>
    <w:rsid w:val="0093490B"/>
    <w:rsid w:val="009369AF"/>
    <w:rsid w:val="00940697"/>
    <w:rsid w:val="00940B99"/>
    <w:rsid w:val="00940C5B"/>
    <w:rsid w:val="009410AA"/>
    <w:rsid w:val="00941D8A"/>
    <w:rsid w:val="00942FAB"/>
    <w:rsid w:val="009433C7"/>
    <w:rsid w:val="00943B76"/>
    <w:rsid w:val="00943EB4"/>
    <w:rsid w:val="00944354"/>
    <w:rsid w:val="009444FC"/>
    <w:rsid w:val="00944ABA"/>
    <w:rsid w:val="0094566D"/>
    <w:rsid w:val="00946192"/>
    <w:rsid w:val="00946605"/>
    <w:rsid w:val="00946B8C"/>
    <w:rsid w:val="00946E17"/>
    <w:rsid w:val="00950B0E"/>
    <w:rsid w:val="00950CF1"/>
    <w:rsid w:val="00951B96"/>
    <w:rsid w:val="00953399"/>
    <w:rsid w:val="00954531"/>
    <w:rsid w:val="00954C2B"/>
    <w:rsid w:val="0095564A"/>
    <w:rsid w:val="009558C9"/>
    <w:rsid w:val="00955CC1"/>
    <w:rsid w:val="009560CA"/>
    <w:rsid w:val="00956269"/>
    <w:rsid w:val="00956BFC"/>
    <w:rsid w:val="00957AB0"/>
    <w:rsid w:val="009604AE"/>
    <w:rsid w:val="0096075F"/>
    <w:rsid w:val="00961458"/>
    <w:rsid w:val="00962ED3"/>
    <w:rsid w:val="0096340E"/>
    <w:rsid w:val="009636EF"/>
    <w:rsid w:val="00964227"/>
    <w:rsid w:val="00965C8A"/>
    <w:rsid w:val="00965D00"/>
    <w:rsid w:val="009662D2"/>
    <w:rsid w:val="00966461"/>
    <w:rsid w:val="009673EC"/>
    <w:rsid w:val="009677F1"/>
    <w:rsid w:val="00967C35"/>
    <w:rsid w:val="00971187"/>
    <w:rsid w:val="00972117"/>
    <w:rsid w:val="0097403D"/>
    <w:rsid w:val="00974D94"/>
    <w:rsid w:val="00974E18"/>
    <w:rsid w:val="00975D3E"/>
    <w:rsid w:val="00976539"/>
    <w:rsid w:val="0097749D"/>
    <w:rsid w:val="00977A16"/>
    <w:rsid w:val="00977A2E"/>
    <w:rsid w:val="00977D13"/>
    <w:rsid w:val="00980206"/>
    <w:rsid w:val="00980727"/>
    <w:rsid w:val="00980B0A"/>
    <w:rsid w:val="00981AC6"/>
    <w:rsid w:val="00982307"/>
    <w:rsid w:val="00982DB6"/>
    <w:rsid w:val="0098328D"/>
    <w:rsid w:val="00983C8D"/>
    <w:rsid w:val="0098412A"/>
    <w:rsid w:val="0098426F"/>
    <w:rsid w:val="009843A2"/>
    <w:rsid w:val="00984627"/>
    <w:rsid w:val="00984B96"/>
    <w:rsid w:val="00984E46"/>
    <w:rsid w:val="009859AB"/>
    <w:rsid w:val="00985D36"/>
    <w:rsid w:val="009860DD"/>
    <w:rsid w:val="0098679C"/>
    <w:rsid w:val="009872FA"/>
    <w:rsid w:val="009873C9"/>
    <w:rsid w:val="00987630"/>
    <w:rsid w:val="0099074E"/>
    <w:rsid w:val="00990CB8"/>
    <w:rsid w:val="009917F0"/>
    <w:rsid w:val="00991F86"/>
    <w:rsid w:val="0099361B"/>
    <w:rsid w:val="00993828"/>
    <w:rsid w:val="00993923"/>
    <w:rsid w:val="009940CE"/>
    <w:rsid w:val="009942FD"/>
    <w:rsid w:val="00994536"/>
    <w:rsid w:val="009949B2"/>
    <w:rsid w:val="00996A44"/>
    <w:rsid w:val="00996F91"/>
    <w:rsid w:val="009972ED"/>
    <w:rsid w:val="009A0427"/>
    <w:rsid w:val="009A0CDD"/>
    <w:rsid w:val="009A0EF2"/>
    <w:rsid w:val="009A16FE"/>
    <w:rsid w:val="009A1F74"/>
    <w:rsid w:val="009A2357"/>
    <w:rsid w:val="009A2ADE"/>
    <w:rsid w:val="009A2BD9"/>
    <w:rsid w:val="009A32B0"/>
    <w:rsid w:val="009A3408"/>
    <w:rsid w:val="009A41A4"/>
    <w:rsid w:val="009A48F4"/>
    <w:rsid w:val="009A4CF4"/>
    <w:rsid w:val="009A4F75"/>
    <w:rsid w:val="009A52B7"/>
    <w:rsid w:val="009A608C"/>
    <w:rsid w:val="009A6D0D"/>
    <w:rsid w:val="009B0509"/>
    <w:rsid w:val="009B0985"/>
    <w:rsid w:val="009B19A6"/>
    <w:rsid w:val="009B4894"/>
    <w:rsid w:val="009B5565"/>
    <w:rsid w:val="009B5794"/>
    <w:rsid w:val="009B58FC"/>
    <w:rsid w:val="009B5936"/>
    <w:rsid w:val="009B5BA3"/>
    <w:rsid w:val="009B60B1"/>
    <w:rsid w:val="009B6F19"/>
    <w:rsid w:val="009B7C04"/>
    <w:rsid w:val="009C1548"/>
    <w:rsid w:val="009C1798"/>
    <w:rsid w:val="009C23EA"/>
    <w:rsid w:val="009C2694"/>
    <w:rsid w:val="009C2C56"/>
    <w:rsid w:val="009C2CD0"/>
    <w:rsid w:val="009C2D97"/>
    <w:rsid w:val="009C2E3F"/>
    <w:rsid w:val="009C2EEB"/>
    <w:rsid w:val="009C3883"/>
    <w:rsid w:val="009C4372"/>
    <w:rsid w:val="009C54B4"/>
    <w:rsid w:val="009C5605"/>
    <w:rsid w:val="009C6B6C"/>
    <w:rsid w:val="009C6C17"/>
    <w:rsid w:val="009C6C80"/>
    <w:rsid w:val="009D0454"/>
    <w:rsid w:val="009D0DF0"/>
    <w:rsid w:val="009D1509"/>
    <w:rsid w:val="009D1A57"/>
    <w:rsid w:val="009D2E61"/>
    <w:rsid w:val="009D34C8"/>
    <w:rsid w:val="009D446E"/>
    <w:rsid w:val="009D4FF1"/>
    <w:rsid w:val="009D51C6"/>
    <w:rsid w:val="009D524B"/>
    <w:rsid w:val="009D5930"/>
    <w:rsid w:val="009D67C5"/>
    <w:rsid w:val="009D6D8D"/>
    <w:rsid w:val="009D7399"/>
    <w:rsid w:val="009D7489"/>
    <w:rsid w:val="009D7741"/>
    <w:rsid w:val="009D7B40"/>
    <w:rsid w:val="009E0565"/>
    <w:rsid w:val="009E07CF"/>
    <w:rsid w:val="009E08A9"/>
    <w:rsid w:val="009E1B05"/>
    <w:rsid w:val="009E2AF2"/>
    <w:rsid w:val="009E359E"/>
    <w:rsid w:val="009E3703"/>
    <w:rsid w:val="009E4D82"/>
    <w:rsid w:val="009E6246"/>
    <w:rsid w:val="009E68ED"/>
    <w:rsid w:val="009E7159"/>
    <w:rsid w:val="009F0318"/>
    <w:rsid w:val="009F0DE8"/>
    <w:rsid w:val="009F10FC"/>
    <w:rsid w:val="009F1B31"/>
    <w:rsid w:val="009F1BA0"/>
    <w:rsid w:val="009F3EF7"/>
    <w:rsid w:val="009F4798"/>
    <w:rsid w:val="009F51BB"/>
    <w:rsid w:val="009F5412"/>
    <w:rsid w:val="009F5AAD"/>
    <w:rsid w:val="009F6D93"/>
    <w:rsid w:val="00A00129"/>
    <w:rsid w:val="00A00345"/>
    <w:rsid w:val="00A004D8"/>
    <w:rsid w:val="00A004F6"/>
    <w:rsid w:val="00A00560"/>
    <w:rsid w:val="00A0081B"/>
    <w:rsid w:val="00A00C5F"/>
    <w:rsid w:val="00A017F5"/>
    <w:rsid w:val="00A02281"/>
    <w:rsid w:val="00A03367"/>
    <w:rsid w:val="00A04434"/>
    <w:rsid w:val="00A0608E"/>
    <w:rsid w:val="00A06D7D"/>
    <w:rsid w:val="00A07342"/>
    <w:rsid w:val="00A079BA"/>
    <w:rsid w:val="00A079BE"/>
    <w:rsid w:val="00A11E48"/>
    <w:rsid w:val="00A11FF6"/>
    <w:rsid w:val="00A124CA"/>
    <w:rsid w:val="00A12F94"/>
    <w:rsid w:val="00A13053"/>
    <w:rsid w:val="00A131E6"/>
    <w:rsid w:val="00A13A32"/>
    <w:rsid w:val="00A13C61"/>
    <w:rsid w:val="00A13D8D"/>
    <w:rsid w:val="00A155F4"/>
    <w:rsid w:val="00A15DFC"/>
    <w:rsid w:val="00A162F7"/>
    <w:rsid w:val="00A168FA"/>
    <w:rsid w:val="00A16D42"/>
    <w:rsid w:val="00A16DA0"/>
    <w:rsid w:val="00A17602"/>
    <w:rsid w:val="00A20BF0"/>
    <w:rsid w:val="00A213E7"/>
    <w:rsid w:val="00A21671"/>
    <w:rsid w:val="00A21B6C"/>
    <w:rsid w:val="00A223DF"/>
    <w:rsid w:val="00A22438"/>
    <w:rsid w:val="00A2280A"/>
    <w:rsid w:val="00A22A14"/>
    <w:rsid w:val="00A22D89"/>
    <w:rsid w:val="00A22DEF"/>
    <w:rsid w:val="00A232FB"/>
    <w:rsid w:val="00A23524"/>
    <w:rsid w:val="00A238CC"/>
    <w:rsid w:val="00A23A2A"/>
    <w:rsid w:val="00A242C4"/>
    <w:rsid w:val="00A24E9A"/>
    <w:rsid w:val="00A24F8C"/>
    <w:rsid w:val="00A24FB2"/>
    <w:rsid w:val="00A26227"/>
    <w:rsid w:val="00A264E2"/>
    <w:rsid w:val="00A2676D"/>
    <w:rsid w:val="00A27594"/>
    <w:rsid w:val="00A30B2C"/>
    <w:rsid w:val="00A30FAF"/>
    <w:rsid w:val="00A310EF"/>
    <w:rsid w:val="00A3178E"/>
    <w:rsid w:val="00A31D91"/>
    <w:rsid w:val="00A31F50"/>
    <w:rsid w:val="00A323CB"/>
    <w:rsid w:val="00A324E5"/>
    <w:rsid w:val="00A3290A"/>
    <w:rsid w:val="00A32CB9"/>
    <w:rsid w:val="00A3498B"/>
    <w:rsid w:val="00A353A1"/>
    <w:rsid w:val="00A35973"/>
    <w:rsid w:val="00A37B65"/>
    <w:rsid w:val="00A40055"/>
    <w:rsid w:val="00A4034B"/>
    <w:rsid w:val="00A411A4"/>
    <w:rsid w:val="00A41890"/>
    <w:rsid w:val="00A41EAA"/>
    <w:rsid w:val="00A42082"/>
    <w:rsid w:val="00A4326A"/>
    <w:rsid w:val="00A432D4"/>
    <w:rsid w:val="00A433EB"/>
    <w:rsid w:val="00A43A7F"/>
    <w:rsid w:val="00A441D0"/>
    <w:rsid w:val="00A4473C"/>
    <w:rsid w:val="00A44DF1"/>
    <w:rsid w:val="00A45B47"/>
    <w:rsid w:val="00A45C7F"/>
    <w:rsid w:val="00A45EE4"/>
    <w:rsid w:val="00A46483"/>
    <w:rsid w:val="00A46654"/>
    <w:rsid w:val="00A46D08"/>
    <w:rsid w:val="00A46E0B"/>
    <w:rsid w:val="00A4701A"/>
    <w:rsid w:val="00A478D9"/>
    <w:rsid w:val="00A47A1A"/>
    <w:rsid w:val="00A47CA5"/>
    <w:rsid w:val="00A50613"/>
    <w:rsid w:val="00A50AE5"/>
    <w:rsid w:val="00A51527"/>
    <w:rsid w:val="00A519C2"/>
    <w:rsid w:val="00A51E15"/>
    <w:rsid w:val="00A51F33"/>
    <w:rsid w:val="00A5305C"/>
    <w:rsid w:val="00A53A00"/>
    <w:rsid w:val="00A53FFC"/>
    <w:rsid w:val="00A5414A"/>
    <w:rsid w:val="00A5430A"/>
    <w:rsid w:val="00A544C0"/>
    <w:rsid w:val="00A547A2"/>
    <w:rsid w:val="00A557A7"/>
    <w:rsid w:val="00A55945"/>
    <w:rsid w:val="00A55A01"/>
    <w:rsid w:val="00A571D4"/>
    <w:rsid w:val="00A60644"/>
    <w:rsid w:val="00A62467"/>
    <w:rsid w:val="00A631EB"/>
    <w:rsid w:val="00A63878"/>
    <w:rsid w:val="00A64029"/>
    <w:rsid w:val="00A64A69"/>
    <w:rsid w:val="00A64F9B"/>
    <w:rsid w:val="00A6577E"/>
    <w:rsid w:val="00A6608F"/>
    <w:rsid w:val="00A664BF"/>
    <w:rsid w:val="00A66679"/>
    <w:rsid w:val="00A66C40"/>
    <w:rsid w:val="00A673A3"/>
    <w:rsid w:val="00A677A9"/>
    <w:rsid w:val="00A74A72"/>
    <w:rsid w:val="00A75528"/>
    <w:rsid w:val="00A75630"/>
    <w:rsid w:val="00A75655"/>
    <w:rsid w:val="00A757D2"/>
    <w:rsid w:val="00A758BB"/>
    <w:rsid w:val="00A76F61"/>
    <w:rsid w:val="00A7762C"/>
    <w:rsid w:val="00A77C38"/>
    <w:rsid w:val="00A802F9"/>
    <w:rsid w:val="00A82770"/>
    <w:rsid w:val="00A835DD"/>
    <w:rsid w:val="00A83E7C"/>
    <w:rsid w:val="00A846E5"/>
    <w:rsid w:val="00A84823"/>
    <w:rsid w:val="00A84E0E"/>
    <w:rsid w:val="00A85333"/>
    <w:rsid w:val="00A85A53"/>
    <w:rsid w:val="00A86110"/>
    <w:rsid w:val="00A866DA"/>
    <w:rsid w:val="00A86C01"/>
    <w:rsid w:val="00A86FA2"/>
    <w:rsid w:val="00A87424"/>
    <w:rsid w:val="00A879CF"/>
    <w:rsid w:val="00A87B19"/>
    <w:rsid w:val="00A90445"/>
    <w:rsid w:val="00A90BF1"/>
    <w:rsid w:val="00A90C7F"/>
    <w:rsid w:val="00A91086"/>
    <w:rsid w:val="00A91EBE"/>
    <w:rsid w:val="00A9240A"/>
    <w:rsid w:val="00A937E7"/>
    <w:rsid w:val="00A93D76"/>
    <w:rsid w:val="00A9414C"/>
    <w:rsid w:val="00A94FD6"/>
    <w:rsid w:val="00A9591E"/>
    <w:rsid w:val="00A95C6B"/>
    <w:rsid w:val="00A95DBE"/>
    <w:rsid w:val="00A96964"/>
    <w:rsid w:val="00A96A14"/>
    <w:rsid w:val="00A96B2B"/>
    <w:rsid w:val="00A974B3"/>
    <w:rsid w:val="00A9794D"/>
    <w:rsid w:val="00A97CF9"/>
    <w:rsid w:val="00AA0507"/>
    <w:rsid w:val="00AA08B6"/>
    <w:rsid w:val="00AA26E0"/>
    <w:rsid w:val="00AA39CD"/>
    <w:rsid w:val="00AA4AA7"/>
    <w:rsid w:val="00AA5417"/>
    <w:rsid w:val="00AA64EA"/>
    <w:rsid w:val="00AA686C"/>
    <w:rsid w:val="00AA6E7B"/>
    <w:rsid w:val="00AA7414"/>
    <w:rsid w:val="00AA7D25"/>
    <w:rsid w:val="00AB00CF"/>
    <w:rsid w:val="00AB0187"/>
    <w:rsid w:val="00AB0B29"/>
    <w:rsid w:val="00AB0E27"/>
    <w:rsid w:val="00AB198D"/>
    <w:rsid w:val="00AB352E"/>
    <w:rsid w:val="00AB3AFE"/>
    <w:rsid w:val="00AB3B7C"/>
    <w:rsid w:val="00AB40B9"/>
    <w:rsid w:val="00AB41F8"/>
    <w:rsid w:val="00AB43A5"/>
    <w:rsid w:val="00AB4AC0"/>
    <w:rsid w:val="00AB4BDE"/>
    <w:rsid w:val="00AB5BFD"/>
    <w:rsid w:val="00AB5DD5"/>
    <w:rsid w:val="00AB68EA"/>
    <w:rsid w:val="00AC12B5"/>
    <w:rsid w:val="00AC1904"/>
    <w:rsid w:val="00AC1CAD"/>
    <w:rsid w:val="00AC2220"/>
    <w:rsid w:val="00AC2F0F"/>
    <w:rsid w:val="00AC3149"/>
    <w:rsid w:val="00AC376C"/>
    <w:rsid w:val="00AC38DA"/>
    <w:rsid w:val="00AC3F43"/>
    <w:rsid w:val="00AC3F4E"/>
    <w:rsid w:val="00AC4563"/>
    <w:rsid w:val="00AC49C8"/>
    <w:rsid w:val="00AC653A"/>
    <w:rsid w:val="00AC700C"/>
    <w:rsid w:val="00AC7310"/>
    <w:rsid w:val="00AC7697"/>
    <w:rsid w:val="00AD055A"/>
    <w:rsid w:val="00AD0929"/>
    <w:rsid w:val="00AD1AB8"/>
    <w:rsid w:val="00AD2F80"/>
    <w:rsid w:val="00AD2FBE"/>
    <w:rsid w:val="00AD30E4"/>
    <w:rsid w:val="00AD35A8"/>
    <w:rsid w:val="00AD3867"/>
    <w:rsid w:val="00AD4E41"/>
    <w:rsid w:val="00AD5F4F"/>
    <w:rsid w:val="00AD6346"/>
    <w:rsid w:val="00AD6868"/>
    <w:rsid w:val="00AD7C2E"/>
    <w:rsid w:val="00AE053A"/>
    <w:rsid w:val="00AE11A8"/>
    <w:rsid w:val="00AE15B1"/>
    <w:rsid w:val="00AE229E"/>
    <w:rsid w:val="00AE22C1"/>
    <w:rsid w:val="00AE2E84"/>
    <w:rsid w:val="00AE3D57"/>
    <w:rsid w:val="00AE6177"/>
    <w:rsid w:val="00AE709D"/>
    <w:rsid w:val="00AF02A6"/>
    <w:rsid w:val="00AF1039"/>
    <w:rsid w:val="00AF10AA"/>
    <w:rsid w:val="00AF1FB6"/>
    <w:rsid w:val="00AF26B3"/>
    <w:rsid w:val="00AF2A8A"/>
    <w:rsid w:val="00AF506F"/>
    <w:rsid w:val="00AF51FA"/>
    <w:rsid w:val="00AF52AB"/>
    <w:rsid w:val="00AF57D0"/>
    <w:rsid w:val="00AF7856"/>
    <w:rsid w:val="00AF7CFE"/>
    <w:rsid w:val="00B00336"/>
    <w:rsid w:val="00B00B80"/>
    <w:rsid w:val="00B00B82"/>
    <w:rsid w:val="00B00C76"/>
    <w:rsid w:val="00B012E2"/>
    <w:rsid w:val="00B017C3"/>
    <w:rsid w:val="00B01C0C"/>
    <w:rsid w:val="00B02527"/>
    <w:rsid w:val="00B032D8"/>
    <w:rsid w:val="00B03B25"/>
    <w:rsid w:val="00B03CB1"/>
    <w:rsid w:val="00B04BC8"/>
    <w:rsid w:val="00B0515B"/>
    <w:rsid w:val="00B05526"/>
    <w:rsid w:val="00B05774"/>
    <w:rsid w:val="00B07750"/>
    <w:rsid w:val="00B07A7D"/>
    <w:rsid w:val="00B1042D"/>
    <w:rsid w:val="00B11D63"/>
    <w:rsid w:val="00B120CA"/>
    <w:rsid w:val="00B12AD6"/>
    <w:rsid w:val="00B12B9B"/>
    <w:rsid w:val="00B12E7C"/>
    <w:rsid w:val="00B12F42"/>
    <w:rsid w:val="00B12FEC"/>
    <w:rsid w:val="00B13B14"/>
    <w:rsid w:val="00B13BCA"/>
    <w:rsid w:val="00B13C76"/>
    <w:rsid w:val="00B14347"/>
    <w:rsid w:val="00B14361"/>
    <w:rsid w:val="00B143CF"/>
    <w:rsid w:val="00B14DF8"/>
    <w:rsid w:val="00B156C7"/>
    <w:rsid w:val="00B16307"/>
    <w:rsid w:val="00B17C0E"/>
    <w:rsid w:val="00B20AD7"/>
    <w:rsid w:val="00B20B31"/>
    <w:rsid w:val="00B20FA8"/>
    <w:rsid w:val="00B21727"/>
    <w:rsid w:val="00B225C7"/>
    <w:rsid w:val="00B2295B"/>
    <w:rsid w:val="00B22A4A"/>
    <w:rsid w:val="00B23012"/>
    <w:rsid w:val="00B23F44"/>
    <w:rsid w:val="00B24107"/>
    <w:rsid w:val="00B24653"/>
    <w:rsid w:val="00B249A9"/>
    <w:rsid w:val="00B24B16"/>
    <w:rsid w:val="00B24C0E"/>
    <w:rsid w:val="00B2521F"/>
    <w:rsid w:val="00B255EC"/>
    <w:rsid w:val="00B266CA"/>
    <w:rsid w:val="00B267F7"/>
    <w:rsid w:val="00B2754C"/>
    <w:rsid w:val="00B27940"/>
    <w:rsid w:val="00B27C80"/>
    <w:rsid w:val="00B27F33"/>
    <w:rsid w:val="00B30466"/>
    <w:rsid w:val="00B30D4D"/>
    <w:rsid w:val="00B31593"/>
    <w:rsid w:val="00B32397"/>
    <w:rsid w:val="00B32678"/>
    <w:rsid w:val="00B32698"/>
    <w:rsid w:val="00B32A04"/>
    <w:rsid w:val="00B33006"/>
    <w:rsid w:val="00B33058"/>
    <w:rsid w:val="00B33442"/>
    <w:rsid w:val="00B33569"/>
    <w:rsid w:val="00B34455"/>
    <w:rsid w:val="00B346C4"/>
    <w:rsid w:val="00B349D0"/>
    <w:rsid w:val="00B34FE4"/>
    <w:rsid w:val="00B3516E"/>
    <w:rsid w:val="00B357F5"/>
    <w:rsid w:val="00B3624C"/>
    <w:rsid w:val="00B363D3"/>
    <w:rsid w:val="00B363D7"/>
    <w:rsid w:val="00B37FFA"/>
    <w:rsid w:val="00B40192"/>
    <w:rsid w:val="00B407AD"/>
    <w:rsid w:val="00B409D7"/>
    <w:rsid w:val="00B40A07"/>
    <w:rsid w:val="00B412DE"/>
    <w:rsid w:val="00B41E19"/>
    <w:rsid w:val="00B41FF9"/>
    <w:rsid w:val="00B4231B"/>
    <w:rsid w:val="00B42E0D"/>
    <w:rsid w:val="00B44466"/>
    <w:rsid w:val="00B44561"/>
    <w:rsid w:val="00B4486B"/>
    <w:rsid w:val="00B44AAB"/>
    <w:rsid w:val="00B44F58"/>
    <w:rsid w:val="00B45A78"/>
    <w:rsid w:val="00B46157"/>
    <w:rsid w:val="00B466E4"/>
    <w:rsid w:val="00B46814"/>
    <w:rsid w:val="00B47D46"/>
    <w:rsid w:val="00B50444"/>
    <w:rsid w:val="00B505BC"/>
    <w:rsid w:val="00B50E39"/>
    <w:rsid w:val="00B5157F"/>
    <w:rsid w:val="00B51F0D"/>
    <w:rsid w:val="00B52164"/>
    <w:rsid w:val="00B53AA4"/>
    <w:rsid w:val="00B53D1B"/>
    <w:rsid w:val="00B543FB"/>
    <w:rsid w:val="00B546F3"/>
    <w:rsid w:val="00B556C4"/>
    <w:rsid w:val="00B55EF1"/>
    <w:rsid w:val="00B563D0"/>
    <w:rsid w:val="00B572DF"/>
    <w:rsid w:val="00B60543"/>
    <w:rsid w:val="00B60BE3"/>
    <w:rsid w:val="00B6144C"/>
    <w:rsid w:val="00B616A2"/>
    <w:rsid w:val="00B61CEC"/>
    <w:rsid w:val="00B6214E"/>
    <w:rsid w:val="00B6263C"/>
    <w:rsid w:val="00B640B5"/>
    <w:rsid w:val="00B643E3"/>
    <w:rsid w:val="00B64A57"/>
    <w:rsid w:val="00B65ADD"/>
    <w:rsid w:val="00B65B9F"/>
    <w:rsid w:val="00B6677F"/>
    <w:rsid w:val="00B71021"/>
    <w:rsid w:val="00B71D23"/>
    <w:rsid w:val="00B728CE"/>
    <w:rsid w:val="00B73586"/>
    <w:rsid w:val="00B73955"/>
    <w:rsid w:val="00B75DE8"/>
    <w:rsid w:val="00B76E2D"/>
    <w:rsid w:val="00B76EB1"/>
    <w:rsid w:val="00B7707E"/>
    <w:rsid w:val="00B770DA"/>
    <w:rsid w:val="00B77A12"/>
    <w:rsid w:val="00B80E51"/>
    <w:rsid w:val="00B81497"/>
    <w:rsid w:val="00B81556"/>
    <w:rsid w:val="00B823F1"/>
    <w:rsid w:val="00B82431"/>
    <w:rsid w:val="00B83787"/>
    <w:rsid w:val="00B83B4E"/>
    <w:rsid w:val="00B83C7B"/>
    <w:rsid w:val="00B83D1F"/>
    <w:rsid w:val="00B83E0D"/>
    <w:rsid w:val="00B84682"/>
    <w:rsid w:val="00B85202"/>
    <w:rsid w:val="00B85B7B"/>
    <w:rsid w:val="00B86DAE"/>
    <w:rsid w:val="00B87416"/>
    <w:rsid w:val="00B874A6"/>
    <w:rsid w:val="00B8758B"/>
    <w:rsid w:val="00B87929"/>
    <w:rsid w:val="00B87B12"/>
    <w:rsid w:val="00B9064D"/>
    <w:rsid w:val="00B9191E"/>
    <w:rsid w:val="00B926C6"/>
    <w:rsid w:val="00B926DC"/>
    <w:rsid w:val="00B94895"/>
    <w:rsid w:val="00B9533F"/>
    <w:rsid w:val="00B95621"/>
    <w:rsid w:val="00B95F12"/>
    <w:rsid w:val="00B9648B"/>
    <w:rsid w:val="00B967F4"/>
    <w:rsid w:val="00B977A6"/>
    <w:rsid w:val="00B97A58"/>
    <w:rsid w:val="00BA01F0"/>
    <w:rsid w:val="00BA0CDF"/>
    <w:rsid w:val="00BA200F"/>
    <w:rsid w:val="00BA2D00"/>
    <w:rsid w:val="00BA320D"/>
    <w:rsid w:val="00BA32BA"/>
    <w:rsid w:val="00BA3897"/>
    <w:rsid w:val="00BA40D1"/>
    <w:rsid w:val="00BA4701"/>
    <w:rsid w:val="00BA666E"/>
    <w:rsid w:val="00BA7E1B"/>
    <w:rsid w:val="00BB018D"/>
    <w:rsid w:val="00BB0235"/>
    <w:rsid w:val="00BB0284"/>
    <w:rsid w:val="00BB1AD7"/>
    <w:rsid w:val="00BB1BB1"/>
    <w:rsid w:val="00BB1C2E"/>
    <w:rsid w:val="00BB1C6D"/>
    <w:rsid w:val="00BB26FA"/>
    <w:rsid w:val="00BB2962"/>
    <w:rsid w:val="00BB2BC4"/>
    <w:rsid w:val="00BB2EF6"/>
    <w:rsid w:val="00BB3619"/>
    <w:rsid w:val="00BB373E"/>
    <w:rsid w:val="00BB37E0"/>
    <w:rsid w:val="00BB398C"/>
    <w:rsid w:val="00BB42D4"/>
    <w:rsid w:val="00BB4548"/>
    <w:rsid w:val="00BB4BC3"/>
    <w:rsid w:val="00BB53FE"/>
    <w:rsid w:val="00BB5619"/>
    <w:rsid w:val="00BB5C01"/>
    <w:rsid w:val="00BB6384"/>
    <w:rsid w:val="00BC05E2"/>
    <w:rsid w:val="00BC0C35"/>
    <w:rsid w:val="00BC1902"/>
    <w:rsid w:val="00BC22D0"/>
    <w:rsid w:val="00BC28F9"/>
    <w:rsid w:val="00BC293B"/>
    <w:rsid w:val="00BC2C3A"/>
    <w:rsid w:val="00BC3247"/>
    <w:rsid w:val="00BC361C"/>
    <w:rsid w:val="00BC369F"/>
    <w:rsid w:val="00BC41CE"/>
    <w:rsid w:val="00BC57F6"/>
    <w:rsid w:val="00BC6271"/>
    <w:rsid w:val="00BC751B"/>
    <w:rsid w:val="00BC756D"/>
    <w:rsid w:val="00BD0331"/>
    <w:rsid w:val="00BD0907"/>
    <w:rsid w:val="00BD11BD"/>
    <w:rsid w:val="00BD1577"/>
    <w:rsid w:val="00BD158B"/>
    <w:rsid w:val="00BD1C6C"/>
    <w:rsid w:val="00BD242D"/>
    <w:rsid w:val="00BD43D1"/>
    <w:rsid w:val="00BD4EEA"/>
    <w:rsid w:val="00BD516F"/>
    <w:rsid w:val="00BD56FB"/>
    <w:rsid w:val="00BD5D7F"/>
    <w:rsid w:val="00BD6381"/>
    <w:rsid w:val="00BD65E9"/>
    <w:rsid w:val="00BD6798"/>
    <w:rsid w:val="00BD6AA8"/>
    <w:rsid w:val="00BD6ABB"/>
    <w:rsid w:val="00BD7563"/>
    <w:rsid w:val="00BE1443"/>
    <w:rsid w:val="00BE1E32"/>
    <w:rsid w:val="00BE233F"/>
    <w:rsid w:val="00BE3786"/>
    <w:rsid w:val="00BE3B18"/>
    <w:rsid w:val="00BE425E"/>
    <w:rsid w:val="00BE7101"/>
    <w:rsid w:val="00BE7B79"/>
    <w:rsid w:val="00BF0358"/>
    <w:rsid w:val="00BF0B10"/>
    <w:rsid w:val="00BF0F59"/>
    <w:rsid w:val="00BF135A"/>
    <w:rsid w:val="00BF1B1D"/>
    <w:rsid w:val="00BF2125"/>
    <w:rsid w:val="00BF220A"/>
    <w:rsid w:val="00BF22EE"/>
    <w:rsid w:val="00BF2A3B"/>
    <w:rsid w:val="00BF2A6C"/>
    <w:rsid w:val="00BF2CB1"/>
    <w:rsid w:val="00BF33E9"/>
    <w:rsid w:val="00BF6474"/>
    <w:rsid w:val="00C00723"/>
    <w:rsid w:val="00C01026"/>
    <w:rsid w:val="00C027ED"/>
    <w:rsid w:val="00C02A15"/>
    <w:rsid w:val="00C02FF7"/>
    <w:rsid w:val="00C031AF"/>
    <w:rsid w:val="00C03248"/>
    <w:rsid w:val="00C03846"/>
    <w:rsid w:val="00C03BF2"/>
    <w:rsid w:val="00C05609"/>
    <w:rsid w:val="00C059A3"/>
    <w:rsid w:val="00C05B3C"/>
    <w:rsid w:val="00C05CE0"/>
    <w:rsid w:val="00C06C15"/>
    <w:rsid w:val="00C06CA5"/>
    <w:rsid w:val="00C072A5"/>
    <w:rsid w:val="00C073A5"/>
    <w:rsid w:val="00C07B06"/>
    <w:rsid w:val="00C11E41"/>
    <w:rsid w:val="00C11F17"/>
    <w:rsid w:val="00C11F24"/>
    <w:rsid w:val="00C13D97"/>
    <w:rsid w:val="00C14435"/>
    <w:rsid w:val="00C14CF0"/>
    <w:rsid w:val="00C15621"/>
    <w:rsid w:val="00C157FF"/>
    <w:rsid w:val="00C15823"/>
    <w:rsid w:val="00C164CD"/>
    <w:rsid w:val="00C16DAF"/>
    <w:rsid w:val="00C1743E"/>
    <w:rsid w:val="00C17B7C"/>
    <w:rsid w:val="00C20F76"/>
    <w:rsid w:val="00C22A80"/>
    <w:rsid w:val="00C23179"/>
    <w:rsid w:val="00C23190"/>
    <w:rsid w:val="00C2321B"/>
    <w:rsid w:val="00C2376B"/>
    <w:rsid w:val="00C239EF"/>
    <w:rsid w:val="00C23ECC"/>
    <w:rsid w:val="00C23ECE"/>
    <w:rsid w:val="00C24DB7"/>
    <w:rsid w:val="00C253EB"/>
    <w:rsid w:val="00C30176"/>
    <w:rsid w:val="00C30D98"/>
    <w:rsid w:val="00C3118D"/>
    <w:rsid w:val="00C31694"/>
    <w:rsid w:val="00C31EB2"/>
    <w:rsid w:val="00C31F9A"/>
    <w:rsid w:val="00C3218F"/>
    <w:rsid w:val="00C32626"/>
    <w:rsid w:val="00C32716"/>
    <w:rsid w:val="00C32772"/>
    <w:rsid w:val="00C32EB9"/>
    <w:rsid w:val="00C33CC3"/>
    <w:rsid w:val="00C33DC5"/>
    <w:rsid w:val="00C33E97"/>
    <w:rsid w:val="00C3401A"/>
    <w:rsid w:val="00C3411F"/>
    <w:rsid w:val="00C3432E"/>
    <w:rsid w:val="00C34C19"/>
    <w:rsid w:val="00C34DFA"/>
    <w:rsid w:val="00C34E9D"/>
    <w:rsid w:val="00C35A96"/>
    <w:rsid w:val="00C3609D"/>
    <w:rsid w:val="00C36494"/>
    <w:rsid w:val="00C365A6"/>
    <w:rsid w:val="00C36CBD"/>
    <w:rsid w:val="00C36F33"/>
    <w:rsid w:val="00C40841"/>
    <w:rsid w:val="00C410EE"/>
    <w:rsid w:val="00C41C14"/>
    <w:rsid w:val="00C41C31"/>
    <w:rsid w:val="00C41E52"/>
    <w:rsid w:val="00C4256A"/>
    <w:rsid w:val="00C43274"/>
    <w:rsid w:val="00C4379D"/>
    <w:rsid w:val="00C452B4"/>
    <w:rsid w:val="00C457BC"/>
    <w:rsid w:val="00C45D8E"/>
    <w:rsid w:val="00C467B4"/>
    <w:rsid w:val="00C46830"/>
    <w:rsid w:val="00C46D3E"/>
    <w:rsid w:val="00C5074C"/>
    <w:rsid w:val="00C50DFC"/>
    <w:rsid w:val="00C511E1"/>
    <w:rsid w:val="00C51F69"/>
    <w:rsid w:val="00C52CC4"/>
    <w:rsid w:val="00C52DB6"/>
    <w:rsid w:val="00C53555"/>
    <w:rsid w:val="00C544B7"/>
    <w:rsid w:val="00C5466C"/>
    <w:rsid w:val="00C546D7"/>
    <w:rsid w:val="00C547ED"/>
    <w:rsid w:val="00C54A1E"/>
    <w:rsid w:val="00C558A1"/>
    <w:rsid w:val="00C56497"/>
    <w:rsid w:val="00C567AB"/>
    <w:rsid w:val="00C60AEA"/>
    <w:rsid w:val="00C6183D"/>
    <w:rsid w:val="00C61C93"/>
    <w:rsid w:val="00C64131"/>
    <w:rsid w:val="00C64E45"/>
    <w:rsid w:val="00C65080"/>
    <w:rsid w:val="00C65925"/>
    <w:rsid w:val="00C65B53"/>
    <w:rsid w:val="00C65C06"/>
    <w:rsid w:val="00C65CE4"/>
    <w:rsid w:val="00C65D25"/>
    <w:rsid w:val="00C66BE2"/>
    <w:rsid w:val="00C70E02"/>
    <w:rsid w:val="00C71963"/>
    <w:rsid w:val="00C72CB2"/>
    <w:rsid w:val="00C750A5"/>
    <w:rsid w:val="00C762E4"/>
    <w:rsid w:val="00C765F4"/>
    <w:rsid w:val="00C77114"/>
    <w:rsid w:val="00C7750A"/>
    <w:rsid w:val="00C776C5"/>
    <w:rsid w:val="00C7792D"/>
    <w:rsid w:val="00C77B52"/>
    <w:rsid w:val="00C801D9"/>
    <w:rsid w:val="00C802F6"/>
    <w:rsid w:val="00C80616"/>
    <w:rsid w:val="00C808B2"/>
    <w:rsid w:val="00C80BF2"/>
    <w:rsid w:val="00C81E0A"/>
    <w:rsid w:val="00C81E5A"/>
    <w:rsid w:val="00C81F51"/>
    <w:rsid w:val="00C822A2"/>
    <w:rsid w:val="00C83093"/>
    <w:rsid w:val="00C83142"/>
    <w:rsid w:val="00C8329F"/>
    <w:rsid w:val="00C83BD6"/>
    <w:rsid w:val="00C83C15"/>
    <w:rsid w:val="00C840D5"/>
    <w:rsid w:val="00C84AB5"/>
    <w:rsid w:val="00C85369"/>
    <w:rsid w:val="00C853F6"/>
    <w:rsid w:val="00C85EA7"/>
    <w:rsid w:val="00C865CA"/>
    <w:rsid w:val="00C8680C"/>
    <w:rsid w:val="00C872BC"/>
    <w:rsid w:val="00C8786D"/>
    <w:rsid w:val="00C909D2"/>
    <w:rsid w:val="00C90CBF"/>
    <w:rsid w:val="00C91C43"/>
    <w:rsid w:val="00C928AE"/>
    <w:rsid w:val="00C938D2"/>
    <w:rsid w:val="00C94F0A"/>
    <w:rsid w:val="00C95712"/>
    <w:rsid w:val="00C957F4"/>
    <w:rsid w:val="00C9587C"/>
    <w:rsid w:val="00C959FB"/>
    <w:rsid w:val="00C95A62"/>
    <w:rsid w:val="00C962E9"/>
    <w:rsid w:val="00C97B4F"/>
    <w:rsid w:val="00CA08A4"/>
    <w:rsid w:val="00CA1985"/>
    <w:rsid w:val="00CA2139"/>
    <w:rsid w:val="00CA2413"/>
    <w:rsid w:val="00CA2535"/>
    <w:rsid w:val="00CA2F31"/>
    <w:rsid w:val="00CA30D1"/>
    <w:rsid w:val="00CA3320"/>
    <w:rsid w:val="00CA3536"/>
    <w:rsid w:val="00CA3D88"/>
    <w:rsid w:val="00CA3EE3"/>
    <w:rsid w:val="00CA420D"/>
    <w:rsid w:val="00CA51D1"/>
    <w:rsid w:val="00CA5DD3"/>
    <w:rsid w:val="00CA61AC"/>
    <w:rsid w:val="00CA6392"/>
    <w:rsid w:val="00CB0233"/>
    <w:rsid w:val="00CB1758"/>
    <w:rsid w:val="00CB2DDE"/>
    <w:rsid w:val="00CB34BA"/>
    <w:rsid w:val="00CB366A"/>
    <w:rsid w:val="00CB58EE"/>
    <w:rsid w:val="00CB6009"/>
    <w:rsid w:val="00CB6995"/>
    <w:rsid w:val="00CB6D9E"/>
    <w:rsid w:val="00CC00B7"/>
    <w:rsid w:val="00CC09C1"/>
    <w:rsid w:val="00CC0A70"/>
    <w:rsid w:val="00CC0D1D"/>
    <w:rsid w:val="00CC1848"/>
    <w:rsid w:val="00CC202C"/>
    <w:rsid w:val="00CC2945"/>
    <w:rsid w:val="00CC326C"/>
    <w:rsid w:val="00CC3F6F"/>
    <w:rsid w:val="00CC42F5"/>
    <w:rsid w:val="00CC46EA"/>
    <w:rsid w:val="00CC4E2D"/>
    <w:rsid w:val="00CC4F7C"/>
    <w:rsid w:val="00CC5845"/>
    <w:rsid w:val="00CC5B9E"/>
    <w:rsid w:val="00CC61A0"/>
    <w:rsid w:val="00CC7D71"/>
    <w:rsid w:val="00CD0262"/>
    <w:rsid w:val="00CD08C6"/>
    <w:rsid w:val="00CD134B"/>
    <w:rsid w:val="00CD1528"/>
    <w:rsid w:val="00CD1FB6"/>
    <w:rsid w:val="00CD2388"/>
    <w:rsid w:val="00CD28D3"/>
    <w:rsid w:val="00CD4C3E"/>
    <w:rsid w:val="00CD4C92"/>
    <w:rsid w:val="00CD5AB4"/>
    <w:rsid w:val="00CD5C9A"/>
    <w:rsid w:val="00CD646F"/>
    <w:rsid w:val="00CD673E"/>
    <w:rsid w:val="00CD6E7C"/>
    <w:rsid w:val="00CD7023"/>
    <w:rsid w:val="00CD78D8"/>
    <w:rsid w:val="00CD7E55"/>
    <w:rsid w:val="00CE02DF"/>
    <w:rsid w:val="00CE06C0"/>
    <w:rsid w:val="00CE09C0"/>
    <w:rsid w:val="00CE14D7"/>
    <w:rsid w:val="00CE1500"/>
    <w:rsid w:val="00CE1A38"/>
    <w:rsid w:val="00CE1A9B"/>
    <w:rsid w:val="00CE22AD"/>
    <w:rsid w:val="00CE2498"/>
    <w:rsid w:val="00CE4E57"/>
    <w:rsid w:val="00CE532A"/>
    <w:rsid w:val="00CE5921"/>
    <w:rsid w:val="00CE5DB4"/>
    <w:rsid w:val="00CE5F8F"/>
    <w:rsid w:val="00CE65A4"/>
    <w:rsid w:val="00CE6B31"/>
    <w:rsid w:val="00CE71F0"/>
    <w:rsid w:val="00CE7287"/>
    <w:rsid w:val="00CF055F"/>
    <w:rsid w:val="00CF0DA9"/>
    <w:rsid w:val="00CF312A"/>
    <w:rsid w:val="00CF39AE"/>
    <w:rsid w:val="00CF3CD3"/>
    <w:rsid w:val="00CF4C7E"/>
    <w:rsid w:val="00CF66E3"/>
    <w:rsid w:val="00CF694D"/>
    <w:rsid w:val="00CF6D6E"/>
    <w:rsid w:val="00CF78F0"/>
    <w:rsid w:val="00D000F2"/>
    <w:rsid w:val="00D007DE"/>
    <w:rsid w:val="00D00F21"/>
    <w:rsid w:val="00D01799"/>
    <w:rsid w:val="00D01F3C"/>
    <w:rsid w:val="00D0361C"/>
    <w:rsid w:val="00D039EC"/>
    <w:rsid w:val="00D051F6"/>
    <w:rsid w:val="00D0667A"/>
    <w:rsid w:val="00D100B3"/>
    <w:rsid w:val="00D103E0"/>
    <w:rsid w:val="00D118CC"/>
    <w:rsid w:val="00D11DDC"/>
    <w:rsid w:val="00D12B9B"/>
    <w:rsid w:val="00D13ED3"/>
    <w:rsid w:val="00D1403E"/>
    <w:rsid w:val="00D1421E"/>
    <w:rsid w:val="00D14998"/>
    <w:rsid w:val="00D14B08"/>
    <w:rsid w:val="00D1537C"/>
    <w:rsid w:val="00D15E58"/>
    <w:rsid w:val="00D179B6"/>
    <w:rsid w:val="00D2010B"/>
    <w:rsid w:val="00D2141F"/>
    <w:rsid w:val="00D21560"/>
    <w:rsid w:val="00D21C1C"/>
    <w:rsid w:val="00D21DAF"/>
    <w:rsid w:val="00D237A4"/>
    <w:rsid w:val="00D23956"/>
    <w:rsid w:val="00D2395D"/>
    <w:rsid w:val="00D2589E"/>
    <w:rsid w:val="00D25922"/>
    <w:rsid w:val="00D26E5B"/>
    <w:rsid w:val="00D26E9B"/>
    <w:rsid w:val="00D279BD"/>
    <w:rsid w:val="00D27FB5"/>
    <w:rsid w:val="00D301FA"/>
    <w:rsid w:val="00D3052C"/>
    <w:rsid w:val="00D30FAF"/>
    <w:rsid w:val="00D3160F"/>
    <w:rsid w:val="00D31722"/>
    <w:rsid w:val="00D3172A"/>
    <w:rsid w:val="00D31BE6"/>
    <w:rsid w:val="00D32800"/>
    <w:rsid w:val="00D3321F"/>
    <w:rsid w:val="00D349CE"/>
    <w:rsid w:val="00D3522E"/>
    <w:rsid w:val="00D3640B"/>
    <w:rsid w:val="00D37ABC"/>
    <w:rsid w:val="00D37E5D"/>
    <w:rsid w:val="00D40D86"/>
    <w:rsid w:val="00D41038"/>
    <w:rsid w:val="00D41A0F"/>
    <w:rsid w:val="00D429EB"/>
    <w:rsid w:val="00D43150"/>
    <w:rsid w:val="00D43D5D"/>
    <w:rsid w:val="00D43EE9"/>
    <w:rsid w:val="00D43F0A"/>
    <w:rsid w:val="00D44108"/>
    <w:rsid w:val="00D44B4C"/>
    <w:rsid w:val="00D4524A"/>
    <w:rsid w:val="00D4525E"/>
    <w:rsid w:val="00D454C8"/>
    <w:rsid w:val="00D458CB"/>
    <w:rsid w:val="00D458CC"/>
    <w:rsid w:val="00D45B45"/>
    <w:rsid w:val="00D462A7"/>
    <w:rsid w:val="00D47773"/>
    <w:rsid w:val="00D47A3A"/>
    <w:rsid w:val="00D509F9"/>
    <w:rsid w:val="00D51A32"/>
    <w:rsid w:val="00D52E23"/>
    <w:rsid w:val="00D52EC8"/>
    <w:rsid w:val="00D531B3"/>
    <w:rsid w:val="00D53953"/>
    <w:rsid w:val="00D53AB1"/>
    <w:rsid w:val="00D53B03"/>
    <w:rsid w:val="00D5421B"/>
    <w:rsid w:val="00D544D4"/>
    <w:rsid w:val="00D54AD4"/>
    <w:rsid w:val="00D555FA"/>
    <w:rsid w:val="00D562A5"/>
    <w:rsid w:val="00D56D05"/>
    <w:rsid w:val="00D56D17"/>
    <w:rsid w:val="00D575F3"/>
    <w:rsid w:val="00D57B11"/>
    <w:rsid w:val="00D57EAA"/>
    <w:rsid w:val="00D57FF7"/>
    <w:rsid w:val="00D603B7"/>
    <w:rsid w:val="00D60435"/>
    <w:rsid w:val="00D606DB"/>
    <w:rsid w:val="00D60BBD"/>
    <w:rsid w:val="00D60E25"/>
    <w:rsid w:val="00D618E8"/>
    <w:rsid w:val="00D61991"/>
    <w:rsid w:val="00D61AF0"/>
    <w:rsid w:val="00D62108"/>
    <w:rsid w:val="00D62160"/>
    <w:rsid w:val="00D62D36"/>
    <w:rsid w:val="00D633F6"/>
    <w:rsid w:val="00D63771"/>
    <w:rsid w:val="00D63C41"/>
    <w:rsid w:val="00D66666"/>
    <w:rsid w:val="00D671E8"/>
    <w:rsid w:val="00D67A09"/>
    <w:rsid w:val="00D705E3"/>
    <w:rsid w:val="00D70E72"/>
    <w:rsid w:val="00D71375"/>
    <w:rsid w:val="00D719CB"/>
    <w:rsid w:val="00D72C87"/>
    <w:rsid w:val="00D73637"/>
    <w:rsid w:val="00D73CA9"/>
    <w:rsid w:val="00D74271"/>
    <w:rsid w:val="00D74B63"/>
    <w:rsid w:val="00D75806"/>
    <w:rsid w:val="00D7582B"/>
    <w:rsid w:val="00D76984"/>
    <w:rsid w:val="00D76C91"/>
    <w:rsid w:val="00D77175"/>
    <w:rsid w:val="00D7733A"/>
    <w:rsid w:val="00D77E23"/>
    <w:rsid w:val="00D77E5A"/>
    <w:rsid w:val="00D80ADF"/>
    <w:rsid w:val="00D817D5"/>
    <w:rsid w:val="00D8184F"/>
    <w:rsid w:val="00D82206"/>
    <w:rsid w:val="00D8253F"/>
    <w:rsid w:val="00D82A76"/>
    <w:rsid w:val="00D82D4F"/>
    <w:rsid w:val="00D83F03"/>
    <w:rsid w:val="00D847AA"/>
    <w:rsid w:val="00D85089"/>
    <w:rsid w:val="00D87061"/>
    <w:rsid w:val="00D8732C"/>
    <w:rsid w:val="00D87A4F"/>
    <w:rsid w:val="00D90EA9"/>
    <w:rsid w:val="00D914D9"/>
    <w:rsid w:val="00D918B9"/>
    <w:rsid w:val="00D918BD"/>
    <w:rsid w:val="00D919DB"/>
    <w:rsid w:val="00D921FE"/>
    <w:rsid w:val="00D93A42"/>
    <w:rsid w:val="00D94008"/>
    <w:rsid w:val="00D94674"/>
    <w:rsid w:val="00D94DE8"/>
    <w:rsid w:val="00D976C2"/>
    <w:rsid w:val="00DA0A51"/>
    <w:rsid w:val="00DA0D23"/>
    <w:rsid w:val="00DA1238"/>
    <w:rsid w:val="00DA1DA2"/>
    <w:rsid w:val="00DA2CAE"/>
    <w:rsid w:val="00DA31B6"/>
    <w:rsid w:val="00DA3FB7"/>
    <w:rsid w:val="00DA3FEE"/>
    <w:rsid w:val="00DA42A2"/>
    <w:rsid w:val="00DA5B93"/>
    <w:rsid w:val="00DA653A"/>
    <w:rsid w:val="00DA6A25"/>
    <w:rsid w:val="00DA765D"/>
    <w:rsid w:val="00DA7D19"/>
    <w:rsid w:val="00DB0375"/>
    <w:rsid w:val="00DB08F8"/>
    <w:rsid w:val="00DB1804"/>
    <w:rsid w:val="00DB39A9"/>
    <w:rsid w:val="00DB4BB6"/>
    <w:rsid w:val="00DB50C7"/>
    <w:rsid w:val="00DB526D"/>
    <w:rsid w:val="00DB54A8"/>
    <w:rsid w:val="00DB6FD5"/>
    <w:rsid w:val="00DC02B4"/>
    <w:rsid w:val="00DC0A76"/>
    <w:rsid w:val="00DC0BCA"/>
    <w:rsid w:val="00DC1112"/>
    <w:rsid w:val="00DC1207"/>
    <w:rsid w:val="00DC1686"/>
    <w:rsid w:val="00DC2082"/>
    <w:rsid w:val="00DC4178"/>
    <w:rsid w:val="00DC44D9"/>
    <w:rsid w:val="00DC4EBC"/>
    <w:rsid w:val="00DC5016"/>
    <w:rsid w:val="00DC54A5"/>
    <w:rsid w:val="00DC6E10"/>
    <w:rsid w:val="00DC6E74"/>
    <w:rsid w:val="00DC7638"/>
    <w:rsid w:val="00DD06DD"/>
    <w:rsid w:val="00DD1150"/>
    <w:rsid w:val="00DD2715"/>
    <w:rsid w:val="00DD28C2"/>
    <w:rsid w:val="00DD3181"/>
    <w:rsid w:val="00DD3DDE"/>
    <w:rsid w:val="00DD3FB7"/>
    <w:rsid w:val="00DD48CC"/>
    <w:rsid w:val="00DD5716"/>
    <w:rsid w:val="00DD5D93"/>
    <w:rsid w:val="00DD65F6"/>
    <w:rsid w:val="00DD7297"/>
    <w:rsid w:val="00DD7774"/>
    <w:rsid w:val="00DE1174"/>
    <w:rsid w:val="00DE23A1"/>
    <w:rsid w:val="00DE2924"/>
    <w:rsid w:val="00DE2C93"/>
    <w:rsid w:val="00DE2E49"/>
    <w:rsid w:val="00DE4DA4"/>
    <w:rsid w:val="00DE575B"/>
    <w:rsid w:val="00DE5BB4"/>
    <w:rsid w:val="00DE7044"/>
    <w:rsid w:val="00DE7190"/>
    <w:rsid w:val="00DE7437"/>
    <w:rsid w:val="00DE7797"/>
    <w:rsid w:val="00DE7B02"/>
    <w:rsid w:val="00DF0355"/>
    <w:rsid w:val="00DF106A"/>
    <w:rsid w:val="00DF1528"/>
    <w:rsid w:val="00DF1751"/>
    <w:rsid w:val="00DF26C7"/>
    <w:rsid w:val="00DF2C73"/>
    <w:rsid w:val="00DF2FDD"/>
    <w:rsid w:val="00DF3214"/>
    <w:rsid w:val="00DF34B0"/>
    <w:rsid w:val="00DF36B5"/>
    <w:rsid w:val="00DF387C"/>
    <w:rsid w:val="00DF4150"/>
    <w:rsid w:val="00E001B4"/>
    <w:rsid w:val="00E00E9D"/>
    <w:rsid w:val="00E00FB1"/>
    <w:rsid w:val="00E016F0"/>
    <w:rsid w:val="00E02761"/>
    <w:rsid w:val="00E05F1D"/>
    <w:rsid w:val="00E05F20"/>
    <w:rsid w:val="00E06B74"/>
    <w:rsid w:val="00E07199"/>
    <w:rsid w:val="00E1043D"/>
    <w:rsid w:val="00E11A68"/>
    <w:rsid w:val="00E11AB0"/>
    <w:rsid w:val="00E11BA0"/>
    <w:rsid w:val="00E123BE"/>
    <w:rsid w:val="00E1432A"/>
    <w:rsid w:val="00E14370"/>
    <w:rsid w:val="00E146A8"/>
    <w:rsid w:val="00E15FBF"/>
    <w:rsid w:val="00E17301"/>
    <w:rsid w:val="00E173B4"/>
    <w:rsid w:val="00E17856"/>
    <w:rsid w:val="00E17942"/>
    <w:rsid w:val="00E1798E"/>
    <w:rsid w:val="00E17E63"/>
    <w:rsid w:val="00E20124"/>
    <w:rsid w:val="00E20F70"/>
    <w:rsid w:val="00E21A98"/>
    <w:rsid w:val="00E21CE7"/>
    <w:rsid w:val="00E2219A"/>
    <w:rsid w:val="00E225C5"/>
    <w:rsid w:val="00E238E0"/>
    <w:rsid w:val="00E2409E"/>
    <w:rsid w:val="00E2457C"/>
    <w:rsid w:val="00E24C93"/>
    <w:rsid w:val="00E252CD"/>
    <w:rsid w:val="00E25F7C"/>
    <w:rsid w:val="00E26692"/>
    <w:rsid w:val="00E268D1"/>
    <w:rsid w:val="00E26AA4"/>
    <w:rsid w:val="00E26F84"/>
    <w:rsid w:val="00E27CC5"/>
    <w:rsid w:val="00E30221"/>
    <w:rsid w:val="00E31C3E"/>
    <w:rsid w:val="00E324DC"/>
    <w:rsid w:val="00E331E3"/>
    <w:rsid w:val="00E3379D"/>
    <w:rsid w:val="00E33CC7"/>
    <w:rsid w:val="00E33EE6"/>
    <w:rsid w:val="00E34BA9"/>
    <w:rsid w:val="00E34C6D"/>
    <w:rsid w:val="00E354BB"/>
    <w:rsid w:val="00E35B7F"/>
    <w:rsid w:val="00E35C7E"/>
    <w:rsid w:val="00E36C5E"/>
    <w:rsid w:val="00E36C99"/>
    <w:rsid w:val="00E379A2"/>
    <w:rsid w:val="00E4040E"/>
    <w:rsid w:val="00E4110D"/>
    <w:rsid w:val="00E41D43"/>
    <w:rsid w:val="00E41E04"/>
    <w:rsid w:val="00E4238A"/>
    <w:rsid w:val="00E42765"/>
    <w:rsid w:val="00E4357F"/>
    <w:rsid w:val="00E44D0B"/>
    <w:rsid w:val="00E465E6"/>
    <w:rsid w:val="00E46A8C"/>
    <w:rsid w:val="00E46B41"/>
    <w:rsid w:val="00E47630"/>
    <w:rsid w:val="00E50571"/>
    <w:rsid w:val="00E5129F"/>
    <w:rsid w:val="00E51303"/>
    <w:rsid w:val="00E525FD"/>
    <w:rsid w:val="00E52D53"/>
    <w:rsid w:val="00E5391B"/>
    <w:rsid w:val="00E53C56"/>
    <w:rsid w:val="00E53FE0"/>
    <w:rsid w:val="00E55585"/>
    <w:rsid w:val="00E561D8"/>
    <w:rsid w:val="00E56B3C"/>
    <w:rsid w:val="00E56EB9"/>
    <w:rsid w:val="00E57D09"/>
    <w:rsid w:val="00E60EBC"/>
    <w:rsid w:val="00E61065"/>
    <w:rsid w:val="00E612E9"/>
    <w:rsid w:val="00E6202E"/>
    <w:rsid w:val="00E62BE4"/>
    <w:rsid w:val="00E63011"/>
    <w:rsid w:val="00E636E1"/>
    <w:rsid w:val="00E63FE4"/>
    <w:rsid w:val="00E64420"/>
    <w:rsid w:val="00E64F20"/>
    <w:rsid w:val="00E6505D"/>
    <w:rsid w:val="00E65377"/>
    <w:rsid w:val="00E657DF"/>
    <w:rsid w:val="00E6681A"/>
    <w:rsid w:val="00E66875"/>
    <w:rsid w:val="00E668E3"/>
    <w:rsid w:val="00E66B73"/>
    <w:rsid w:val="00E672E1"/>
    <w:rsid w:val="00E67318"/>
    <w:rsid w:val="00E67B3C"/>
    <w:rsid w:val="00E7061F"/>
    <w:rsid w:val="00E70CF8"/>
    <w:rsid w:val="00E70F32"/>
    <w:rsid w:val="00E7120D"/>
    <w:rsid w:val="00E7374E"/>
    <w:rsid w:val="00E73B15"/>
    <w:rsid w:val="00E742FA"/>
    <w:rsid w:val="00E8003A"/>
    <w:rsid w:val="00E8098F"/>
    <w:rsid w:val="00E80CE8"/>
    <w:rsid w:val="00E810DB"/>
    <w:rsid w:val="00E818FF"/>
    <w:rsid w:val="00E81BA1"/>
    <w:rsid w:val="00E8214F"/>
    <w:rsid w:val="00E831E6"/>
    <w:rsid w:val="00E838AF"/>
    <w:rsid w:val="00E8398D"/>
    <w:rsid w:val="00E84608"/>
    <w:rsid w:val="00E84B4C"/>
    <w:rsid w:val="00E84DB9"/>
    <w:rsid w:val="00E8574B"/>
    <w:rsid w:val="00E85A94"/>
    <w:rsid w:val="00E86AA1"/>
    <w:rsid w:val="00E87816"/>
    <w:rsid w:val="00E87990"/>
    <w:rsid w:val="00E87C72"/>
    <w:rsid w:val="00E9001C"/>
    <w:rsid w:val="00E90733"/>
    <w:rsid w:val="00E9096C"/>
    <w:rsid w:val="00E90A70"/>
    <w:rsid w:val="00E915CC"/>
    <w:rsid w:val="00E918DC"/>
    <w:rsid w:val="00E92022"/>
    <w:rsid w:val="00E92426"/>
    <w:rsid w:val="00E9253A"/>
    <w:rsid w:val="00E930BD"/>
    <w:rsid w:val="00E934BD"/>
    <w:rsid w:val="00E93755"/>
    <w:rsid w:val="00E95E85"/>
    <w:rsid w:val="00E95FDB"/>
    <w:rsid w:val="00E96667"/>
    <w:rsid w:val="00E96EBD"/>
    <w:rsid w:val="00E97789"/>
    <w:rsid w:val="00EA015D"/>
    <w:rsid w:val="00EA0543"/>
    <w:rsid w:val="00EA2869"/>
    <w:rsid w:val="00EA29CD"/>
    <w:rsid w:val="00EA2F52"/>
    <w:rsid w:val="00EA3488"/>
    <w:rsid w:val="00EA3B0F"/>
    <w:rsid w:val="00EA3FE7"/>
    <w:rsid w:val="00EA43FC"/>
    <w:rsid w:val="00EA7414"/>
    <w:rsid w:val="00EB05C5"/>
    <w:rsid w:val="00EB0F99"/>
    <w:rsid w:val="00EB1BA3"/>
    <w:rsid w:val="00EB2223"/>
    <w:rsid w:val="00EB2574"/>
    <w:rsid w:val="00EB393E"/>
    <w:rsid w:val="00EB409F"/>
    <w:rsid w:val="00EB4281"/>
    <w:rsid w:val="00EB4948"/>
    <w:rsid w:val="00EB4B87"/>
    <w:rsid w:val="00EB4C4B"/>
    <w:rsid w:val="00EB4F40"/>
    <w:rsid w:val="00EB4FEC"/>
    <w:rsid w:val="00EB5768"/>
    <w:rsid w:val="00EB5C6D"/>
    <w:rsid w:val="00EB64A8"/>
    <w:rsid w:val="00EB6807"/>
    <w:rsid w:val="00EC042B"/>
    <w:rsid w:val="00EC0500"/>
    <w:rsid w:val="00EC0A24"/>
    <w:rsid w:val="00EC107A"/>
    <w:rsid w:val="00EC12E1"/>
    <w:rsid w:val="00EC16DA"/>
    <w:rsid w:val="00EC1E96"/>
    <w:rsid w:val="00EC2108"/>
    <w:rsid w:val="00EC263A"/>
    <w:rsid w:val="00EC2A99"/>
    <w:rsid w:val="00EC3360"/>
    <w:rsid w:val="00EC4714"/>
    <w:rsid w:val="00EC4B4F"/>
    <w:rsid w:val="00EC5679"/>
    <w:rsid w:val="00ED01EC"/>
    <w:rsid w:val="00ED0BED"/>
    <w:rsid w:val="00ED10FC"/>
    <w:rsid w:val="00ED156A"/>
    <w:rsid w:val="00ED1CB7"/>
    <w:rsid w:val="00ED26E3"/>
    <w:rsid w:val="00ED2929"/>
    <w:rsid w:val="00ED2985"/>
    <w:rsid w:val="00ED30F7"/>
    <w:rsid w:val="00ED3507"/>
    <w:rsid w:val="00ED40F4"/>
    <w:rsid w:val="00ED442E"/>
    <w:rsid w:val="00ED4DED"/>
    <w:rsid w:val="00ED6808"/>
    <w:rsid w:val="00ED6869"/>
    <w:rsid w:val="00ED6BDC"/>
    <w:rsid w:val="00ED6F34"/>
    <w:rsid w:val="00ED7244"/>
    <w:rsid w:val="00ED77D7"/>
    <w:rsid w:val="00ED7B43"/>
    <w:rsid w:val="00ED7C3A"/>
    <w:rsid w:val="00ED7F3C"/>
    <w:rsid w:val="00ED7FF6"/>
    <w:rsid w:val="00EE0092"/>
    <w:rsid w:val="00EE066A"/>
    <w:rsid w:val="00EE37A0"/>
    <w:rsid w:val="00EE484C"/>
    <w:rsid w:val="00EE4F52"/>
    <w:rsid w:val="00EE5636"/>
    <w:rsid w:val="00EE74C9"/>
    <w:rsid w:val="00EE7B0E"/>
    <w:rsid w:val="00EE7B67"/>
    <w:rsid w:val="00EF04B4"/>
    <w:rsid w:val="00EF0DD3"/>
    <w:rsid w:val="00EF0E6C"/>
    <w:rsid w:val="00EF0F10"/>
    <w:rsid w:val="00EF1D68"/>
    <w:rsid w:val="00EF2681"/>
    <w:rsid w:val="00EF394E"/>
    <w:rsid w:val="00EF4258"/>
    <w:rsid w:val="00EF4E47"/>
    <w:rsid w:val="00EF57F3"/>
    <w:rsid w:val="00EF6308"/>
    <w:rsid w:val="00EF6F6F"/>
    <w:rsid w:val="00EF78C8"/>
    <w:rsid w:val="00F0033E"/>
    <w:rsid w:val="00F00369"/>
    <w:rsid w:val="00F015A5"/>
    <w:rsid w:val="00F01AA1"/>
    <w:rsid w:val="00F03EA1"/>
    <w:rsid w:val="00F042B9"/>
    <w:rsid w:val="00F0451C"/>
    <w:rsid w:val="00F049F5"/>
    <w:rsid w:val="00F05785"/>
    <w:rsid w:val="00F05D06"/>
    <w:rsid w:val="00F06049"/>
    <w:rsid w:val="00F0640A"/>
    <w:rsid w:val="00F06AFE"/>
    <w:rsid w:val="00F10FC8"/>
    <w:rsid w:val="00F11CF3"/>
    <w:rsid w:val="00F1255B"/>
    <w:rsid w:val="00F128D4"/>
    <w:rsid w:val="00F12EC0"/>
    <w:rsid w:val="00F1345A"/>
    <w:rsid w:val="00F13E58"/>
    <w:rsid w:val="00F149F8"/>
    <w:rsid w:val="00F158BF"/>
    <w:rsid w:val="00F16A3C"/>
    <w:rsid w:val="00F20182"/>
    <w:rsid w:val="00F20430"/>
    <w:rsid w:val="00F20FBE"/>
    <w:rsid w:val="00F21E10"/>
    <w:rsid w:val="00F22254"/>
    <w:rsid w:val="00F227D2"/>
    <w:rsid w:val="00F2415C"/>
    <w:rsid w:val="00F25849"/>
    <w:rsid w:val="00F25D26"/>
    <w:rsid w:val="00F26036"/>
    <w:rsid w:val="00F26CE6"/>
    <w:rsid w:val="00F2712F"/>
    <w:rsid w:val="00F275D6"/>
    <w:rsid w:val="00F2763A"/>
    <w:rsid w:val="00F27837"/>
    <w:rsid w:val="00F3050A"/>
    <w:rsid w:val="00F30D28"/>
    <w:rsid w:val="00F30F94"/>
    <w:rsid w:val="00F31675"/>
    <w:rsid w:val="00F32E2D"/>
    <w:rsid w:val="00F3344A"/>
    <w:rsid w:val="00F35237"/>
    <w:rsid w:val="00F35448"/>
    <w:rsid w:val="00F356F6"/>
    <w:rsid w:val="00F358E4"/>
    <w:rsid w:val="00F36713"/>
    <w:rsid w:val="00F36CC7"/>
    <w:rsid w:val="00F41351"/>
    <w:rsid w:val="00F415FA"/>
    <w:rsid w:val="00F42330"/>
    <w:rsid w:val="00F4236D"/>
    <w:rsid w:val="00F433A3"/>
    <w:rsid w:val="00F43DEE"/>
    <w:rsid w:val="00F45C48"/>
    <w:rsid w:val="00F45C53"/>
    <w:rsid w:val="00F46B21"/>
    <w:rsid w:val="00F46D02"/>
    <w:rsid w:val="00F47899"/>
    <w:rsid w:val="00F478CF"/>
    <w:rsid w:val="00F478DF"/>
    <w:rsid w:val="00F478F5"/>
    <w:rsid w:val="00F47D71"/>
    <w:rsid w:val="00F50152"/>
    <w:rsid w:val="00F502BB"/>
    <w:rsid w:val="00F50671"/>
    <w:rsid w:val="00F5088C"/>
    <w:rsid w:val="00F50A1C"/>
    <w:rsid w:val="00F50E07"/>
    <w:rsid w:val="00F50E7C"/>
    <w:rsid w:val="00F51871"/>
    <w:rsid w:val="00F52DA1"/>
    <w:rsid w:val="00F53080"/>
    <w:rsid w:val="00F53420"/>
    <w:rsid w:val="00F5440A"/>
    <w:rsid w:val="00F5494A"/>
    <w:rsid w:val="00F553DC"/>
    <w:rsid w:val="00F5572E"/>
    <w:rsid w:val="00F5574C"/>
    <w:rsid w:val="00F56276"/>
    <w:rsid w:val="00F5734E"/>
    <w:rsid w:val="00F57C01"/>
    <w:rsid w:val="00F60611"/>
    <w:rsid w:val="00F610B8"/>
    <w:rsid w:val="00F61992"/>
    <w:rsid w:val="00F61B50"/>
    <w:rsid w:val="00F61EB2"/>
    <w:rsid w:val="00F62671"/>
    <w:rsid w:val="00F648A8"/>
    <w:rsid w:val="00F649C2"/>
    <w:rsid w:val="00F64BE4"/>
    <w:rsid w:val="00F64C2D"/>
    <w:rsid w:val="00F65D8F"/>
    <w:rsid w:val="00F65ED2"/>
    <w:rsid w:val="00F666A6"/>
    <w:rsid w:val="00F6712B"/>
    <w:rsid w:val="00F674DB"/>
    <w:rsid w:val="00F67889"/>
    <w:rsid w:val="00F67B77"/>
    <w:rsid w:val="00F67EDE"/>
    <w:rsid w:val="00F70E1B"/>
    <w:rsid w:val="00F70F9F"/>
    <w:rsid w:val="00F71DF0"/>
    <w:rsid w:val="00F71FC5"/>
    <w:rsid w:val="00F727DE"/>
    <w:rsid w:val="00F72A60"/>
    <w:rsid w:val="00F736B7"/>
    <w:rsid w:val="00F73DC7"/>
    <w:rsid w:val="00F73DDA"/>
    <w:rsid w:val="00F743D6"/>
    <w:rsid w:val="00F74EA0"/>
    <w:rsid w:val="00F753A4"/>
    <w:rsid w:val="00F75899"/>
    <w:rsid w:val="00F80426"/>
    <w:rsid w:val="00F8046D"/>
    <w:rsid w:val="00F80759"/>
    <w:rsid w:val="00F820C2"/>
    <w:rsid w:val="00F8271C"/>
    <w:rsid w:val="00F829D0"/>
    <w:rsid w:val="00F82F85"/>
    <w:rsid w:val="00F83344"/>
    <w:rsid w:val="00F839B1"/>
    <w:rsid w:val="00F83DC8"/>
    <w:rsid w:val="00F85607"/>
    <w:rsid w:val="00F85EDE"/>
    <w:rsid w:val="00F86013"/>
    <w:rsid w:val="00F90898"/>
    <w:rsid w:val="00F90A65"/>
    <w:rsid w:val="00F92216"/>
    <w:rsid w:val="00F927B5"/>
    <w:rsid w:val="00F934DA"/>
    <w:rsid w:val="00F93F67"/>
    <w:rsid w:val="00F9408E"/>
    <w:rsid w:val="00F94C8B"/>
    <w:rsid w:val="00F94D01"/>
    <w:rsid w:val="00F94D04"/>
    <w:rsid w:val="00F95660"/>
    <w:rsid w:val="00F959FA"/>
    <w:rsid w:val="00F961CE"/>
    <w:rsid w:val="00F964CB"/>
    <w:rsid w:val="00F968C8"/>
    <w:rsid w:val="00F96C26"/>
    <w:rsid w:val="00F971AC"/>
    <w:rsid w:val="00F972C8"/>
    <w:rsid w:val="00F973E2"/>
    <w:rsid w:val="00F97BD8"/>
    <w:rsid w:val="00F97F10"/>
    <w:rsid w:val="00FA0091"/>
    <w:rsid w:val="00FA12C3"/>
    <w:rsid w:val="00FA1787"/>
    <w:rsid w:val="00FA1797"/>
    <w:rsid w:val="00FA2067"/>
    <w:rsid w:val="00FA25FA"/>
    <w:rsid w:val="00FA29CA"/>
    <w:rsid w:val="00FA2B98"/>
    <w:rsid w:val="00FA3665"/>
    <w:rsid w:val="00FA3C30"/>
    <w:rsid w:val="00FA43EF"/>
    <w:rsid w:val="00FA538A"/>
    <w:rsid w:val="00FA55C5"/>
    <w:rsid w:val="00FA5ED1"/>
    <w:rsid w:val="00FA6C03"/>
    <w:rsid w:val="00FA6E02"/>
    <w:rsid w:val="00FA7688"/>
    <w:rsid w:val="00FA7FDB"/>
    <w:rsid w:val="00FA7FE7"/>
    <w:rsid w:val="00FB0046"/>
    <w:rsid w:val="00FB0D06"/>
    <w:rsid w:val="00FB1644"/>
    <w:rsid w:val="00FB184C"/>
    <w:rsid w:val="00FB1B73"/>
    <w:rsid w:val="00FB2245"/>
    <w:rsid w:val="00FB2539"/>
    <w:rsid w:val="00FB2C21"/>
    <w:rsid w:val="00FB2C9F"/>
    <w:rsid w:val="00FB3B2E"/>
    <w:rsid w:val="00FB3C75"/>
    <w:rsid w:val="00FB4B17"/>
    <w:rsid w:val="00FB4D1A"/>
    <w:rsid w:val="00FB6119"/>
    <w:rsid w:val="00FB6808"/>
    <w:rsid w:val="00FB79FC"/>
    <w:rsid w:val="00FC1D30"/>
    <w:rsid w:val="00FC223A"/>
    <w:rsid w:val="00FC2CDB"/>
    <w:rsid w:val="00FC2E0B"/>
    <w:rsid w:val="00FC2E96"/>
    <w:rsid w:val="00FC3B2B"/>
    <w:rsid w:val="00FC4423"/>
    <w:rsid w:val="00FC482A"/>
    <w:rsid w:val="00FC4E33"/>
    <w:rsid w:val="00FC54BC"/>
    <w:rsid w:val="00FC577E"/>
    <w:rsid w:val="00FC6642"/>
    <w:rsid w:val="00FC6BEB"/>
    <w:rsid w:val="00FC6E99"/>
    <w:rsid w:val="00FD1521"/>
    <w:rsid w:val="00FD153D"/>
    <w:rsid w:val="00FD1A7F"/>
    <w:rsid w:val="00FD1E2F"/>
    <w:rsid w:val="00FD1E46"/>
    <w:rsid w:val="00FD2424"/>
    <w:rsid w:val="00FD2665"/>
    <w:rsid w:val="00FD26D2"/>
    <w:rsid w:val="00FD3FE7"/>
    <w:rsid w:val="00FD422C"/>
    <w:rsid w:val="00FD46D7"/>
    <w:rsid w:val="00FD4B5D"/>
    <w:rsid w:val="00FD6656"/>
    <w:rsid w:val="00FD66DE"/>
    <w:rsid w:val="00FD6E5A"/>
    <w:rsid w:val="00FE020A"/>
    <w:rsid w:val="00FE1068"/>
    <w:rsid w:val="00FE15BB"/>
    <w:rsid w:val="00FE176D"/>
    <w:rsid w:val="00FE1925"/>
    <w:rsid w:val="00FE1CE9"/>
    <w:rsid w:val="00FE2A3F"/>
    <w:rsid w:val="00FE2FF1"/>
    <w:rsid w:val="00FE3F7C"/>
    <w:rsid w:val="00FE46BF"/>
    <w:rsid w:val="00FE4C40"/>
    <w:rsid w:val="00FE4D35"/>
    <w:rsid w:val="00FE62F7"/>
    <w:rsid w:val="00FE6394"/>
    <w:rsid w:val="00FE6C7A"/>
    <w:rsid w:val="00FE7442"/>
    <w:rsid w:val="00FE7CD0"/>
    <w:rsid w:val="00FF053F"/>
    <w:rsid w:val="00FF1203"/>
    <w:rsid w:val="00FF1302"/>
    <w:rsid w:val="00FF150F"/>
    <w:rsid w:val="00FF1A29"/>
    <w:rsid w:val="00FF279E"/>
    <w:rsid w:val="00FF323E"/>
    <w:rsid w:val="00FF3943"/>
    <w:rsid w:val="00FF4167"/>
    <w:rsid w:val="00FF5385"/>
    <w:rsid w:val="00FF58CC"/>
    <w:rsid w:val="00FF5B85"/>
    <w:rsid w:val="00FF5C9A"/>
    <w:rsid w:val="00FF6E27"/>
    <w:rsid w:val="00FF6F95"/>
    <w:rsid w:val="00FF7465"/>
    <w:rsid w:val="00FF753C"/>
    <w:rsid w:val="00FF7792"/>
    <w:rsid w:val="00FF7A01"/>
    <w:rsid w:val="5CDD93F4"/>
    <w:rsid w:val="EEFCE768"/>
    <w:rsid w:val="FF79F1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3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53"/>
    <w:semiHidden/>
    <w:unhideWhenUsed/>
    <w:uiPriority w:val="99"/>
    <w:pPr>
      <w:spacing w:after="0" w:line="240" w:lineRule="auto"/>
    </w:pPr>
    <w:rPr>
      <w:rFonts w:ascii="Segoe UI" w:hAnsi="Segoe UI" w:cs="Segoe UI"/>
      <w:sz w:val="18"/>
      <w:szCs w:val="18"/>
    </w:rPr>
  </w:style>
  <w:style w:type="character" w:styleId="14">
    <w:name w:val="annotation reference"/>
    <w:basedOn w:val="11"/>
    <w:semiHidden/>
    <w:unhideWhenUsed/>
    <w:uiPriority w:val="99"/>
    <w:rPr>
      <w:sz w:val="16"/>
      <w:szCs w:val="16"/>
    </w:rPr>
  </w:style>
  <w:style w:type="paragraph" w:styleId="15">
    <w:name w:val="annotation text"/>
    <w:basedOn w:val="1"/>
    <w:link w:val="43"/>
    <w:unhideWhenUsed/>
    <w:qFormat/>
    <w:uiPriority w:val="99"/>
    <w:pPr>
      <w:spacing w:line="240" w:lineRule="auto"/>
    </w:pPr>
    <w:rPr>
      <w:kern w:val="0"/>
      <w:sz w:val="20"/>
      <w:szCs w:val="20"/>
      <w14:ligatures w14:val="none"/>
    </w:rPr>
  </w:style>
  <w:style w:type="paragraph" w:styleId="16">
    <w:name w:val="annotation subject"/>
    <w:basedOn w:val="15"/>
    <w:next w:val="15"/>
    <w:link w:val="49"/>
    <w:semiHidden/>
    <w:unhideWhenUsed/>
    <w:uiPriority w:val="99"/>
    <w:rPr>
      <w:b/>
      <w:bCs/>
      <w:kern w:val="2"/>
      <w14:ligatures w14:val="standardContextual"/>
    </w:rPr>
  </w:style>
  <w:style w:type="character" w:styleId="17">
    <w:name w:val="Emphasis"/>
    <w:basedOn w:val="11"/>
    <w:qFormat/>
    <w:uiPriority w:val="20"/>
    <w:rPr>
      <w:i/>
      <w:iCs/>
    </w:rPr>
  </w:style>
  <w:style w:type="paragraph" w:styleId="18">
    <w:name w:val="footer"/>
    <w:basedOn w:val="1"/>
    <w:link w:val="52"/>
    <w:unhideWhenUsed/>
    <w:uiPriority w:val="99"/>
    <w:pPr>
      <w:tabs>
        <w:tab w:val="center" w:pos="4680"/>
        <w:tab w:val="right" w:pos="9360"/>
      </w:tabs>
      <w:spacing w:after="0" w:line="240" w:lineRule="auto"/>
    </w:pPr>
  </w:style>
  <w:style w:type="paragraph" w:styleId="19">
    <w:name w:val="header"/>
    <w:basedOn w:val="1"/>
    <w:link w:val="51"/>
    <w:unhideWhenUsed/>
    <w:uiPriority w:val="99"/>
    <w:pPr>
      <w:tabs>
        <w:tab w:val="center" w:pos="4680"/>
        <w:tab w:val="right" w:pos="9360"/>
      </w:tabs>
      <w:spacing w:after="0" w:line="240" w:lineRule="auto"/>
    </w:pPr>
  </w:style>
  <w:style w:type="character" w:styleId="20">
    <w:name w:val="Hyperlink"/>
    <w:basedOn w:val="11"/>
    <w:unhideWhenUsed/>
    <w:uiPriority w:val="99"/>
    <w:rPr>
      <w:color w:val="467886" w:themeColor="hyperlink"/>
      <w:u w:val="single"/>
      <w14:textFill>
        <w14:solidFill>
          <w14:schemeClr w14:val="hlink"/>
        </w14:solidFill>
      </w14:textFill>
    </w:rPr>
  </w:style>
  <w:style w:type="character" w:styleId="21">
    <w:name w:val="line number"/>
    <w:basedOn w:val="11"/>
    <w:semiHidden/>
    <w:unhideWhenUsed/>
    <w:uiPriority w:val="99"/>
  </w:style>
  <w:style w:type="paragraph" w:styleId="22">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23">
    <w:name w:val="Subtitle"/>
    <w:basedOn w:val="1"/>
    <w:next w:val="1"/>
    <w:link w:val="3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4">
    <w:name w:val="Title"/>
    <w:basedOn w:val="1"/>
    <w:next w:val="1"/>
    <w:link w:val="3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7">
    <w:name w:val="Heading 3 Char"/>
    <w:basedOn w:val="11"/>
    <w:link w:val="4"/>
    <w:semiHidden/>
    <w:uiPriority w:val="9"/>
    <w:rPr>
      <w:rFonts w:eastAsiaTheme="majorEastAsia" w:cstheme="majorBidi"/>
      <w:color w:val="104862" w:themeColor="accent1" w:themeShade="BF"/>
      <w:sz w:val="28"/>
      <w:szCs w:val="28"/>
    </w:rPr>
  </w:style>
  <w:style w:type="character" w:customStyle="1" w:styleId="28">
    <w:name w:val="Heading 4 Char"/>
    <w:basedOn w:val="11"/>
    <w:link w:val="5"/>
    <w:semiHidden/>
    <w:uiPriority w:val="9"/>
    <w:rPr>
      <w:rFonts w:eastAsiaTheme="majorEastAsia" w:cstheme="majorBidi"/>
      <w:i/>
      <w:iCs/>
      <w:color w:val="104862" w:themeColor="accent1" w:themeShade="BF"/>
    </w:rPr>
  </w:style>
  <w:style w:type="character" w:customStyle="1" w:styleId="29">
    <w:name w:val="Heading 5 Char"/>
    <w:basedOn w:val="11"/>
    <w:link w:val="6"/>
    <w:semiHidden/>
    <w:uiPriority w:val="9"/>
    <w:rPr>
      <w:rFonts w:eastAsiaTheme="majorEastAsia" w:cstheme="majorBidi"/>
      <w:color w:val="104862" w:themeColor="accent1" w:themeShade="BF"/>
    </w:rPr>
  </w:style>
  <w:style w:type="character" w:customStyle="1" w:styleId="3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4">
    <w:name w:val="Title Char"/>
    <w:basedOn w:val="11"/>
    <w:link w:val="24"/>
    <w:uiPriority w:val="10"/>
    <w:rPr>
      <w:rFonts w:asciiTheme="majorHAnsi" w:hAnsiTheme="majorHAnsi" w:eastAsiaTheme="majorEastAsia" w:cstheme="majorBidi"/>
      <w:spacing w:val="-10"/>
      <w:kern w:val="28"/>
      <w:sz w:val="56"/>
      <w:szCs w:val="56"/>
    </w:rPr>
  </w:style>
  <w:style w:type="character" w:customStyle="1" w:styleId="35">
    <w:name w:val="Subtitle Char"/>
    <w:basedOn w:val="11"/>
    <w:link w:val="2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Quote Char"/>
    <w:basedOn w:val="11"/>
    <w:link w:val="36"/>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Intense Emphasis"/>
    <w:basedOn w:val="11"/>
    <w:qFormat/>
    <w:uiPriority w:val="21"/>
    <w:rPr>
      <w:i/>
      <w:iCs/>
      <w:color w:val="104862" w:themeColor="accent1" w:themeShade="BF"/>
    </w:rPr>
  </w:style>
  <w:style w:type="paragraph" w:styleId="40">
    <w:name w:val="Intense Quote"/>
    <w:basedOn w:val="1"/>
    <w:next w:val="1"/>
    <w:link w:val="4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1">
    <w:name w:val="Intense Quote Char"/>
    <w:basedOn w:val="11"/>
    <w:link w:val="40"/>
    <w:uiPriority w:val="30"/>
    <w:rPr>
      <w:i/>
      <w:iCs/>
      <w:color w:val="104862" w:themeColor="accent1" w:themeShade="BF"/>
    </w:rPr>
  </w:style>
  <w:style w:type="character" w:customStyle="1" w:styleId="42">
    <w:name w:val="Intense Reference"/>
    <w:basedOn w:val="11"/>
    <w:qFormat/>
    <w:uiPriority w:val="32"/>
    <w:rPr>
      <w:b/>
      <w:bCs/>
      <w:smallCaps/>
      <w:color w:val="104862" w:themeColor="accent1" w:themeShade="BF"/>
      <w:spacing w:val="5"/>
    </w:rPr>
  </w:style>
  <w:style w:type="character" w:customStyle="1" w:styleId="43">
    <w:name w:val="Comment Text Char"/>
    <w:basedOn w:val="11"/>
    <w:link w:val="15"/>
    <w:uiPriority w:val="99"/>
    <w:rPr>
      <w:kern w:val="0"/>
      <w:sz w:val="20"/>
      <w:szCs w:val="20"/>
      <w14:ligatures w14:val="none"/>
    </w:rPr>
  </w:style>
  <w:style w:type="paragraph" w:customStyle="1" w:styleId="44">
    <w:name w:val="Default"/>
    <w:qFormat/>
    <w:uiPriority w:val="0"/>
    <w:pPr>
      <w:autoSpaceDE w:val="0"/>
      <w:autoSpaceDN w:val="0"/>
      <w:adjustRightInd w:val="0"/>
      <w:spacing w:after="0" w:line="240" w:lineRule="auto"/>
    </w:pPr>
    <w:rPr>
      <w:rFonts w:ascii="Calibri" w:hAnsi="Calibri" w:cs="Calibri" w:eastAsiaTheme="minorHAnsi"/>
      <w:color w:val="000000"/>
      <w:kern w:val="0"/>
      <w:sz w:val="24"/>
      <w:szCs w:val="24"/>
      <w:lang w:val="en-US" w:eastAsia="en-US" w:bidi="ar-SA"/>
      <w14:ligatures w14:val="standardContextual"/>
    </w:rPr>
  </w:style>
  <w:style w:type="character" w:customStyle="1" w:styleId="45">
    <w:name w:val="ref-title"/>
    <w:basedOn w:val="11"/>
    <w:uiPriority w:val="0"/>
  </w:style>
  <w:style w:type="character" w:customStyle="1" w:styleId="46">
    <w:name w:val="ref-journal"/>
    <w:basedOn w:val="11"/>
    <w:qFormat/>
    <w:uiPriority w:val="0"/>
  </w:style>
  <w:style w:type="character" w:customStyle="1" w:styleId="47">
    <w:name w:val="ref-vol"/>
    <w:basedOn w:val="11"/>
    <w:uiPriority w:val="0"/>
  </w:style>
  <w:style w:type="paragraph" w:customStyle="1" w:styleId="48">
    <w:name w:val="Revision"/>
    <w:hidden/>
    <w:semiHidden/>
    <w:uiPriority w:val="99"/>
    <w:pPr>
      <w:spacing w:after="0" w:line="240" w:lineRule="auto"/>
    </w:pPr>
    <w:rPr>
      <w:rFonts w:asciiTheme="minorHAnsi" w:hAnsiTheme="minorHAnsi" w:eastAsiaTheme="minorHAnsi" w:cstheme="minorBidi"/>
      <w:kern w:val="2"/>
      <w:sz w:val="24"/>
      <w:szCs w:val="24"/>
      <w:lang w:val="en-US" w:eastAsia="en-US" w:bidi="ar-SA"/>
      <w14:ligatures w14:val="standardContextual"/>
    </w:rPr>
  </w:style>
  <w:style w:type="character" w:customStyle="1" w:styleId="49">
    <w:name w:val="Comment Subject Char"/>
    <w:basedOn w:val="43"/>
    <w:link w:val="16"/>
    <w:semiHidden/>
    <w:uiPriority w:val="99"/>
    <w:rPr>
      <w:b/>
      <w:bCs/>
      <w:kern w:val="0"/>
      <w:sz w:val="20"/>
      <w:szCs w:val="20"/>
      <w14:ligatures w14:val="none"/>
    </w:rPr>
  </w:style>
  <w:style w:type="character" w:customStyle="1" w:styleId="50">
    <w:name w:val="Unresolved Mention1"/>
    <w:basedOn w:val="11"/>
    <w:semiHidden/>
    <w:unhideWhenUsed/>
    <w:uiPriority w:val="99"/>
    <w:rPr>
      <w:color w:val="605E5C"/>
      <w:shd w:val="clear" w:color="auto" w:fill="E1DFDD"/>
    </w:rPr>
  </w:style>
  <w:style w:type="character" w:customStyle="1" w:styleId="51">
    <w:name w:val="Header Char"/>
    <w:basedOn w:val="11"/>
    <w:link w:val="19"/>
    <w:uiPriority w:val="99"/>
  </w:style>
  <w:style w:type="character" w:customStyle="1" w:styleId="52">
    <w:name w:val="Footer Char"/>
    <w:basedOn w:val="11"/>
    <w:link w:val="18"/>
    <w:uiPriority w:val="99"/>
  </w:style>
  <w:style w:type="character" w:customStyle="1" w:styleId="53">
    <w:name w:val="Balloon Text Char"/>
    <w:basedOn w:val="11"/>
    <w:link w:val="13"/>
    <w:semiHidden/>
    <w:uiPriority w:val="99"/>
    <w:rPr>
      <w:rFonts w:ascii="Segoe UI" w:hAnsi="Segoe UI" w:cs="Segoe UI"/>
      <w:sz w:val="18"/>
      <w:szCs w:val="18"/>
    </w:rPr>
  </w:style>
  <w:style w:type="paragraph" w:customStyle="1" w:styleId="54">
    <w:name w:val="Bibliography"/>
    <w:basedOn w:val="1"/>
    <w:next w:val="1"/>
    <w:unhideWhenUsed/>
    <w:uiPriority w:val="37"/>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36</Pages>
  <Words>9927</Words>
  <Characters>56590</Characters>
  <Lines>471</Lines>
  <Paragraphs>132</Paragraphs>
  <TotalTime>12</TotalTime>
  <ScaleCrop>false</ScaleCrop>
  <LinksUpToDate>false</LinksUpToDate>
  <CharactersWithSpaces>66385</CharactersWithSpaces>
  <Application>WPS Office_11.1.0.11698_F1E327BC-269C-435d-A152-05C5408002CA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2026-01-27T10:34:00Z</dcterms:created>
  <dc:creator>Cecilia Estalles</dc:creator>
  <cp:lastModifiedBy>marce</cp:lastModifiedBy>
  <cp:lastPrinted>2025-08-20T12:42:00Z</cp:lastPrinted>
  <dcterms:modified xsi:type="dcterms:W3CDTF">2026-02-07T15:20:02Z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id="VriWiSKp"/&gt;&lt;style id="http://www.zotero.org/styles/evolution" hasBibliography="1" bibliographyStyleHasBeenSet="1"/&gt;&lt;prefs&gt;&lt;pref name="fieldType" value="Field"/&gt;&lt;pref name="automaticJournalAbbrevi</vt:lpwstr>
  </property>
  <property fmtid="{D5CDD505-2E9C-101B-9397-08002B2CF9AE}" pid="3" name="ZOTERO_PREF_2">
    <vt:lpwstr>ations" value="true"/&gt;&lt;/prefs&gt;&lt;/data&gt;</vt:lpwstr>
  </property>
  <property fmtid="{D5CDD505-2E9C-101B-9397-08002B2CF9AE}" pid="4" name="KSOProductBuildVer">
    <vt:lpwstr>1033-11.1.0.11698</vt:lpwstr>
  </property>
</Properties>
</file>