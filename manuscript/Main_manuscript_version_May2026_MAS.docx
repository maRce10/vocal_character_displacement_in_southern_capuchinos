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ascii="Times New Roman" w:hAnsi="Times New Roman"/>
          <w:b/>
          <w:bCs/>
        </w:rPr>
      </w:pPr>
      <w:r>
        <w:rPr>
          <w:rFonts w:ascii="Times New Roman" w:hAnsi="Times New Roman"/>
          <w:b/>
          <w:bCs/>
        </w:rPr>
        <w:t>Reproductive character displacement, geographic distance and isolation explain the subtle vocal variation within four genomically similar songbird species (</w:t>
      </w:r>
      <w:r>
        <w:rPr>
          <w:rFonts w:ascii="Times New Roman" w:hAnsi="Times New Roman"/>
          <w:b/>
          <w:bCs/>
          <w:i/>
          <w:iCs/>
        </w:rPr>
        <w:t xml:space="preserve">Sporophila </w:t>
      </w:r>
      <w:r>
        <w:rPr>
          <w:rFonts w:ascii="Times New Roman" w:hAnsi="Times New Roman"/>
          <w:b/>
          <w:bCs/>
        </w:rPr>
        <w:t>seedeaters).</w:t>
      </w:r>
    </w:p>
    <w:p>
      <w:pPr>
        <w:spacing w:line="480" w:lineRule="auto"/>
        <w:rPr>
          <w:rFonts w:ascii="Times New Roman" w:hAnsi="Times New Roman" w:cs="Times New Roman"/>
          <w:lang w:val="es-AR"/>
        </w:rPr>
      </w:pPr>
      <w:r>
        <w:rPr>
          <w:rFonts w:ascii="Times New Roman" w:hAnsi="Times New Roman" w:cs="Times New Roman"/>
          <w:lang w:val="es-AR"/>
        </w:rPr>
        <w:t>Cecilia Estalles*, Karan J. Odom*, Leonardo Campagna, Marcelo Araya Salas, Laura Barone, María José Rodríguez-Cajarville, Sergio Lucero, Pablo Tubaro and Darío Lijtmaer.</w:t>
      </w:r>
    </w:p>
    <w:p>
      <w:pPr>
        <w:spacing w:line="480" w:lineRule="auto"/>
        <w:rPr>
          <w:rFonts w:ascii="Times New Roman" w:hAnsi="Times New Roman" w:cs="Times New Roman"/>
          <w:b/>
          <w:bCs/>
        </w:rPr>
      </w:pPr>
      <w:r>
        <w:rPr>
          <w:rFonts w:ascii="Times New Roman" w:hAnsi="Times New Roman" w:cs="Times New Roman"/>
          <w:b/>
          <w:bCs/>
        </w:rPr>
        <w:t>Abstract</w:t>
      </w:r>
    </w:p>
    <w:p>
      <w:pPr>
        <w:spacing w:line="480" w:lineRule="auto"/>
        <w:rPr>
          <w:rFonts w:ascii="Times New Roman" w:hAnsi="Times New Roman"/>
        </w:rPr>
      </w:pPr>
      <w:r>
        <w:rPr>
          <w:rFonts w:ascii="Times New Roman" w:hAnsi="Times New Roman"/>
        </w:rPr>
        <w:t>Songbird complex vocalizations are often key targets of sexual selection and act as prezygotic reproductive isolation mechanisms. However, the fate of acoustic differentiation in sympatric populations of closely related species is difficult to predict, as they might either differ due to character displacement</w:t>
      </w:r>
      <w:ins w:id="0" w:author="marcelo" w:date="2026-06-01T15:29:53Z">
        <w:r>
          <w:rPr>
            <w:rFonts w:hint="default" w:ascii="Times New Roman" w:hAnsi="Times New Roman"/>
            <w:lang w:val="en-US"/>
          </w:rPr>
          <w:t xml:space="preserve">, </w:t>
        </w:r>
      </w:ins>
      <w:ins w:id="1" w:author="marcelo" w:date="2026-06-01T15:30:04Z">
        <w:r>
          <w:rPr>
            <w:rFonts w:hint="default" w:ascii="Times New Roman" w:hAnsi="Times New Roman"/>
            <w:lang w:val="en-US"/>
          </w:rPr>
          <w:t>d</w:t>
        </w:r>
      </w:ins>
      <w:ins w:id="2" w:author="marcelo" w:date="2026-06-01T15:30:06Z">
        <w:r>
          <w:rPr>
            <w:rFonts w:hint="default" w:ascii="Times New Roman" w:hAnsi="Times New Roman"/>
            <w:lang w:val="en-US"/>
          </w:rPr>
          <w:t>rift</w:t>
        </w:r>
      </w:ins>
      <w:ins w:id="3" w:author="marcelo" w:date="2026-06-01T15:30:15Z">
        <w:r>
          <w:rPr>
            <w:rFonts w:hint="default" w:ascii="Times New Roman" w:hAnsi="Times New Roman"/>
            <w:lang w:val="en-US"/>
          </w:rPr>
          <w:t>?</w:t>
        </w:r>
      </w:ins>
      <w:r>
        <w:rPr>
          <w:rFonts w:ascii="Times New Roman" w:hAnsi="Times New Roman"/>
        </w:rPr>
        <w:t xml:space="preserve"> or converge as a result of various other processes. We studied vocal variation in the southern capuchinos, a recent radiation within the genus </w:t>
      </w:r>
      <w:r>
        <w:rPr>
          <w:rFonts w:ascii="Times New Roman" w:hAnsi="Times New Roman"/>
          <w:i/>
          <w:iCs/>
        </w:rPr>
        <w:t>Sporophila</w:t>
      </w:r>
      <w:r>
        <w:rPr>
          <w:rFonts w:ascii="Times New Roman" w:hAnsi="Times New Roman"/>
        </w:rPr>
        <w:t xml:space="preserve"> that comprises ten geographically overlapping species with low genomic and morphometric divergence but notable differences in male coloration. We analyzed element and song features in four species (</w:t>
      </w:r>
      <w:r>
        <w:rPr>
          <w:rFonts w:ascii="Times New Roman" w:hAnsi="Times New Roman"/>
          <w:i/>
          <w:iCs/>
        </w:rPr>
        <w:t>S. hypoxantha</w:t>
      </w:r>
      <w:r>
        <w:rPr>
          <w:rFonts w:ascii="Times New Roman" w:hAnsi="Times New Roman"/>
        </w:rPr>
        <w:t xml:space="preserve">, </w:t>
      </w:r>
      <w:r>
        <w:rPr>
          <w:rFonts w:ascii="Times New Roman" w:hAnsi="Times New Roman"/>
          <w:i/>
          <w:iCs/>
        </w:rPr>
        <w:t>S. ruficollis</w:t>
      </w:r>
      <w:r>
        <w:rPr>
          <w:rFonts w:ascii="Times New Roman" w:hAnsi="Times New Roman"/>
        </w:rPr>
        <w:t xml:space="preserve">, </w:t>
      </w:r>
      <w:r>
        <w:rPr>
          <w:rFonts w:ascii="Times New Roman" w:hAnsi="Times New Roman"/>
          <w:i/>
          <w:iCs/>
        </w:rPr>
        <w:t>S. palustris</w:t>
      </w:r>
      <w:r>
        <w:rPr>
          <w:rFonts w:ascii="Times New Roman" w:hAnsi="Times New Roman"/>
        </w:rPr>
        <w:t xml:space="preserve"> and </w:t>
      </w:r>
      <w:r>
        <w:rPr>
          <w:rFonts w:ascii="Times New Roman" w:hAnsi="Times New Roman"/>
          <w:i/>
          <w:iCs/>
        </w:rPr>
        <w:t>S. iberaensis</w:t>
      </w:r>
      <w:r>
        <w:rPr>
          <w:rFonts w:ascii="Times New Roman" w:hAnsi="Times New Roman"/>
        </w:rPr>
        <w:t xml:space="preserve">), considering both simple and complex songs. Vocalizations were highly similar across species and populations, but showed subtle yet significant differences in various acoustic features. Simple song interspecific similarity was significantly lower between sympatric than allopatric populations, suggesting a role of reproductive character displacement that appears not to be present in complex songs. In addition, we detected a modest role of geographic distance on song differentiation, enhanced in the case of the geographically isolated </w:t>
      </w:r>
      <w:r>
        <w:rPr>
          <w:rFonts w:ascii="Times New Roman" w:hAnsi="Times New Roman"/>
          <w:i/>
          <w:iCs/>
        </w:rPr>
        <w:t>S. ruficollis</w:t>
      </w:r>
      <w:r>
        <w:rPr>
          <w:rFonts w:ascii="Times New Roman" w:hAnsi="Times New Roman"/>
        </w:rPr>
        <w:t xml:space="preserve"> population in northwestern Argentina. These results highlight the need to re-evaluate how vocalizations function as a prezygotic reproductive isolation mechanism in this radiation, to examine the role of subtle vocal differences, and to study the putative different functions and decoupled selection pressures between simple and complex songs.</w:t>
      </w:r>
    </w:p>
    <w:p>
      <w:pPr>
        <w:spacing w:line="480" w:lineRule="auto"/>
        <w:rPr>
          <w:rFonts w:ascii="Times New Roman" w:hAnsi="Times New Roman" w:cs="Times New Roman"/>
        </w:rPr>
      </w:pPr>
      <w:r>
        <w:rPr>
          <w:rFonts w:ascii="Times New Roman" w:hAnsi="Times New Roman" w:cs="Times New Roman"/>
        </w:rPr>
        <w:t>* Equal contribution.</w:t>
      </w:r>
    </w:p>
    <w:p>
      <w:pPr>
        <w:spacing w:line="480" w:lineRule="auto"/>
        <w:rPr>
          <w:rFonts w:ascii="Times New Roman" w:hAnsi="Times New Roman" w:cs="Times New Roman"/>
          <w:b/>
          <w:bCs/>
        </w:rPr>
      </w:pPr>
    </w:p>
    <w:p>
      <w:pPr>
        <w:spacing w:line="480" w:lineRule="auto"/>
        <w:rPr>
          <w:rFonts w:ascii="Times New Roman" w:hAnsi="Times New Roman" w:cs="Times New Roman"/>
          <w:i/>
          <w:iCs/>
        </w:rPr>
      </w:pPr>
      <w:r>
        <w:rPr>
          <w:rFonts w:ascii="Times New Roman" w:hAnsi="Times New Roman" w:cs="Times New Roman"/>
          <w:b/>
          <w:bCs/>
        </w:rPr>
        <w:t>Key words</w:t>
      </w:r>
      <w:r>
        <w:rPr>
          <w:rFonts w:ascii="Times New Roman" w:hAnsi="Times New Roman" w:cs="Times New Roman"/>
        </w:rPr>
        <w:t xml:space="preserve">: acoustic divergence, reproductive character displacement, prezygotic isolation, sympatric divergence, </w:t>
      </w:r>
      <w:r>
        <w:rPr>
          <w:rFonts w:ascii="Times New Roman" w:hAnsi="Times New Roman" w:cs="Times New Roman"/>
          <w:i/>
          <w:iCs/>
        </w:rPr>
        <w:t>Sporophila.</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Introduction</w:t>
      </w:r>
    </w:p>
    <w:p>
      <w:pPr>
        <w:spacing w:line="480" w:lineRule="auto"/>
        <w:rPr>
          <w:rFonts w:ascii="Times New Roman" w:hAnsi="Times New Roman" w:cs="Times New Roman"/>
        </w:rPr>
      </w:pPr>
      <w:r>
        <w:rPr>
          <w:rFonts w:ascii="Times New Roman" w:hAnsi="Times New Roman" w:cs="Times New Roman"/>
        </w:rPr>
        <w:t xml:space="preserve">Acoustic signals are a common mode of communication used by </w:t>
      </w:r>
      <w:del w:id="4" w:author="marcelo" w:date="2026-06-02T14:58:24Z">
        <w:r>
          <w:rPr>
            <w:rFonts w:hint="default" w:ascii="Times New Roman" w:hAnsi="Times New Roman" w:cs="Times New Roman"/>
            <w:lang w:val="en-US"/>
          </w:rPr>
          <w:delText xml:space="preserve">various </w:delText>
        </w:r>
      </w:del>
      <w:ins w:id="5" w:author="marcelo" w:date="2026-06-02T14:58:24Z">
        <w:r>
          <w:rPr>
            <w:rFonts w:hint="default" w:ascii="Times New Roman" w:hAnsi="Times New Roman" w:cs="Times New Roman"/>
            <w:lang w:val="en-US"/>
          </w:rPr>
          <w:t xml:space="preserve">a </w:t>
        </w:r>
      </w:ins>
      <w:ins w:id="6" w:author="marcelo" w:date="2026-06-02T14:58:25Z">
        <w:r>
          <w:rPr>
            <w:rFonts w:hint="default" w:ascii="Times New Roman" w:hAnsi="Times New Roman" w:cs="Times New Roman"/>
            <w:lang w:val="en-US"/>
          </w:rPr>
          <w:t>wide r</w:t>
        </w:r>
      </w:ins>
      <w:ins w:id="7" w:author="marcelo" w:date="2026-06-02T14:58:26Z">
        <w:r>
          <w:rPr>
            <w:rFonts w:hint="default" w:ascii="Times New Roman" w:hAnsi="Times New Roman" w:cs="Times New Roman"/>
            <w:lang w:val="en-US"/>
          </w:rPr>
          <w:t xml:space="preserve">ange of </w:t>
        </w:r>
      </w:ins>
      <w:r>
        <w:rPr>
          <w:rFonts w:ascii="Times New Roman" w:hAnsi="Times New Roman" w:cs="Times New Roman"/>
        </w:rPr>
        <w:t xml:space="preserve">taxa in diverse contexts, including both species and individual recognition, resource defense, and mate choice (Catchpole and Slater 2008; Marler and Slabbekoorn 2004). </w:t>
      </w:r>
      <w:commentRangeStart w:id="0"/>
      <w:r>
        <w:rPr>
          <w:rFonts w:ascii="Times New Roman" w:hAnsi="Times New Roman" w:cs="Times New Roman"/>
        </w:rPr>
        <w:t xml:space="preserve">These signals can </w:t>
      </w:r>
      <w:del w:id="8" w:author="marcelo" w:date="2026-06-02T14:58:38Z">
        <w:r>
          <w:rPr>
            <w:rFonts w:hint="default" w:ascii="Times New Roman" w:hAnsi="Times New Roman" w:cs="Times New Roman"/>
            <w:lang w:val="en-US"/>
          </w:rPr>
          <w:delText xml:space="preserve">be detected from a distance, providing </w:delText>
        </w:r>
      </w:del>
      <w:ins w:id="9" w:author="marcelo" w:date="2026-06-02T14:58:38Z">
        <w:r>
          <w:rPr>
            <w:rFonts w:hint="default" w:ascii="Times New Roman" w:hAnsi="Times New Roman" w:cs="Times New Roman"/>
            <w:lang w:val="en-US"/>
          </w:rPr>
          <w:t>co</w:t>
        </w:r>
      </w:ins>
      <w:ins w:id="10" w:author="marcelo" w:date="2026-06-02T14:58:39Z">
        <w:r>
          <w:rPr>
            <w:rFonts w:hint="default" w:ascii="Times New Roman" w:hAnsi="Times New Roman" w:cs="Times New Roman"/>
            <w:lang w:val="en-US"/>
          </w:rPr>
          <w:t>nve</w:t>
        </w:r>
      </w:ins>
      <w:ins w:id="11" w:author="marcelo" w:date="2026-06-02T14:58:41Z">
        <w:r>
          <w:rPr>
            <w:rFonts w:hint="default" w:ascii="Times New Roman" w:hAnsi="Times New Roman" w:cs="Times New Roman"/>
            <w:lang w:val="en-US"/>
          </w:rPr>
          <w:t xml:space="preserve">y </w:t>
        </w:r>
      </w:ins>
      <w:del w:id="12" w:author="marcelo" w:date="2026-06-02T14:58:42Z">
        <w:r>
          <w:rPr>
            <w:rFonts w:hint="default" w:ascii="Times New Roman" w:hAnsi="Times New Roman" w:cs="Times New Roman"/>
            <w:lang w:val="en-US"/>
          </w:rPr>
          <w:delText xml:space="preserve">precise </w:delText>
        </w:r>
      </w:del>
      <w:ins w:id="13" w:author="marcelo" w:date="2026-06-02T14:58:42Z">
        <w:r>
          <w:rPr>
            <w:rFonts w:hint="default" w:ascii="Times New Roman" w:hAnsi="Times New Roman" w:cs="Times New Roman"/>
            <w:lang w:val="en-US"/>
          </w:rPr>
          <w:t>de</w:t>
        </w:r>
      </w:ins>
      <w:ins w:id="14" w:author="marcelo" w:date="2026-06-02T14:58:43Z">
        <w:r>
          <w:rPr>
            <w:rFonts w:hint="default" w:ascii="Times New Roman" w:hAnsi="Times New Roman" w:cs="Times New Roman"/>
            <w:lang w:val="en-US"/>
          </w:rPr>
          <w:t>tailed</w:t>
        </w:r>
      </w:ins>
      <w:ins w:id="15" w:author="marcelo" w:date="2026-06-02T14:58:44Z">
        <w:r>
          <w:rPr>
            <w:rFonts w:hint="default" w:ascii="Times New Roman" w:hAnsi="Times New Roman" w:cs="Times New Roman"/>
            <w:lang w:val="en-US"/>
          </w:rPr>
          <w:t xml:space="preserve"> </w:t>
        </w:r>
      </w:ins>
      <w:r>
        <w:rPr>
          <w:rFonts w:ascii="Times New Roman" w:hAnsi="Times New Roman" w:cs="Times New Roman"/>
        </w:rPr>
        <w:t>information about the</w:t>
      </w:r>
      <w:ins w:id="16" w:author="marcelo" w:date="2026-06-01T15:53:32Z">
        <w:r>
          <w:rPr>
            <w:rFonts w:hint="default" w:ascii="Times New Roman" w:hAnsi="Times New Roman" w:cs="Times New Roman"/>
            <w:lang w:val="en-US"/>
          </w:rPr>
          <w:t xml:space="preserve"> </w:t>
        </w:r>
      </w:ins>
      <w:ins w:id="17" w:author="marcelo" w:date="2026-06-02T14:58:49Z">
        <w:r>
          <w:rPr>
            <w:rFonts w:hint="default" w:ascii="Times New Roman" w:hAnsi="Times New Roman" w:cs="Times New Roman"/>
            <w:lang w:val="en-US"/>
          </w:rPr>
          <w:t>s</w:t>
        </w:r>
      </w:ins>
      <w:ins w:id="18" w:author="marcelo" w:date="2026-06-02T14:58:50Z">
        <w:r>
          <w:rPr>
            <w:rFonts w:hint="default" w:ascii="Times New Roman" w:hAnsi="Times New Roman" w:cs="Times New Roman"/>
            <w:lang w:val="en-US"/>
          </w:rPr>
          <w:t>en</w:t>
        </w:r>
      </w:ins>
      <w:ins w:id="19" w:author="marcelo" w:date="2026-06-02T14:58:51Z">
        <w:r>
          <w:rPr>
            <w:rFonts w:hint="default" w:ascii="Times New Roman" w:hAnsi="Times New Roman" w:cs="Times New Roman"/>
            <w:lang w:val="en-US"/>
          </w:rPr>
          <w:t>der,</w:t>
        </w:r>
      </w:ins>
      <w:ins w:id="20" w:author="marcelo" w:date="2026-06-02T14:58:52Z">
        <w:r>
          <w:rPr>
            <w:rFonts w:hint="default" w:ascii="Times New Roman" w:hAnsi="Times New Roman" w:cs="Times New Roman"/>
            <w:lang w:val="en-US"/>
          </w:rPr>
          <w:t xml:space="preserve"> </w:t>
        </w:r>
      </w:ins>
      <w:ins w:id="21" w:author="marcelo" w:date="2026-06-02T14:58:59Z">
        <w:r>
          <w:rPr>
            <w:rFonts w:hint="default" w:ascii="Times New Roman" w:hAnsi="Times New Roman" w:cs="Times New Roman"/>
            <w:lang w:val="en-US"/>
          </w:rPr>
          <w:t>inc</w:t>
        </w:r>
      </w:ins>
      <w:ins w:id="22" w:author="marcelo" w:date="2026-06-02T14:59:00Z">
        <w:r>
          <w:rPr>
            <w:rFonts w:hint="default" w:ascii="Times New Roman" w:hAnsi="Times New Roman" w:cs="Times New Roman"/>
            <w:lang w:val="en-US"/>
          </w:rPr>
          <w:t>l</w:t>
        </w:r>
      </w:ins>
      <w:ins w:id="23" w:author="marcelo" w:date="2026-06-02T14:59:01Z">
        <w:r>
          <w:rPr>
            <w:rFonts w:hint="default" w:ascii="Times New Roman" w:hAnsi="Times New Roman" w:cs="Times New Roman"/>
            <w:lang w:val="en-US"/>
          </w:rPr>
          <w:t>udin</w:t>
        </w:r>
      </w:ins>
      <w:ins w:id="24" w:author="marcelo" w:date="2026-06-02T14:59:02Z">
        <w:r>
          <w:rPr>
            <w:rFonts w:hint="default" w:ascii="Times New Roman" w:hAnsi="Times New Roman" w:cs="Times New Roman"/>
            <w:lang w:val="en-US"/>
          </w:rPr>
          <w:t xml:space="preserve">g </w:t>
        </w:r>
      </w:ins>
      <w:ins w:id="25" w:author="marcelo" w:date="2026-06-02T14:59:06Z">
        <w:r>
          <w:rPr>
            <w:rFonts w:hint="default" w:ascii="Times New Roman" w:hAnsi="Times New Roman" w:cs="Times New Roman"/>
            <w:lang w:val="en-US"/>
          </w:rPr>
          <w:t xml:space="preserve"> it</w:t>
        </w:r>
      </w:ins>
      <w:ins w:id="26" w:author="marcelo" w:date="2026-06-02T14:59:07Z">
        <w:r>
          <w:rPr>
            <w:rFonts w:hint="default" w:ascii="Times New Roman" w:hAnsi="Times New Roman" w:cs="Times New Roman"/>
            <w:lang w:val="en-US"/>
          </w:rPr>
          <w:t>s sex</w:t>
        </w:r>
      </w:ins>
      <w:ins w:id="27" w:author="marcelo" w:date="2026-06-02T14:59:08Z">
        <w:r>
          <w:rPr>
            <w:rFonts w:hint="default" w:ascii="Times New Roman" w:hAnsi="Times New Roman" w:cs="Times New Roman"/>
            <w:lang w:val="en-US"/>
          </w:rPr>
          <w:t xml:space="preserve">, </w:t>
        </w:r>
      </w:ins>
      <w:del w:id="28" w:author="marcelo" w:date="2026-06-02T14:58:55Z">
        <w:r>
          <w:rPr>
            <w:rFonts w:ascii="Times New Roman" w:hAnsi="Times New Roman" w:cs="Times New Roman"/>
          </w:rPr>
          <w:delText xml:space="preserve"> </w:delText>
        </w:r>
      </w:del>
      <w:r>
        <w:rPr>
          <w:rFonts w:ascii="Times New Roman" w:hAnsi="Times New Roman" w:cs="Times New Roman"/>
        </w:rPr>
        <w:t xml:space="preserve">identity, location, and even </w:t>
      </w:r>
      <w:del w:id="29" w:author="marcelo" w:date="2026-06-02T14:59:17Z">
        <w:r>
          <w:rPr>
            <w:rFonts w:ascii="Times New Roman" w:hAnsi="Times New Roman" w:cs="Times New Roman"/>
          </w:rPr>
          <w:delText xml:space="preserve">the </w:delText>
        </w:r>
      </w:del>
      <w:r>
        <w:rPr>
          <w:rFonts w:ascii="Times New Roman" w:hAnsi="Times New Roman" w:cs="Times New Roman"/>
        </w:rPr>
        <w:t xml:space="preserve">physical condition </w:t>
      </w:r>
      <w:del w:id="30" w:author="marcelo" w:date="2026-06-02T14:59:19Z">
        <w:r>
          <w:rPr>
            <w:rFonts w:ascii="Times New Roman" w:hAnsi="Times New Roman" w:cs="Times New Roman"/>
          </w:rPr>
          <w:delText xml:space="preserve">of the sender </w:delText>
        </w:r>
      </w:del>
      <w:r>
        <w:rPr>
          <w:rFonts w:ascii="Times New Roman" w:hAnsi="Times New Roman" w:cs="Times New Roman"/>
        </w:rPr>
        <w:t>(</w:t>
      </w:r>
      <w:commentRangeStart w:id="1"/>
      <w:r>
        <w:rPr>
          <w:rFonts w:ascii="Times New Roman" w:hAnsi="Times New Roman" w:cs="Times New Roman"/>
        </w:rPr>
        <w:t>Wilkins et al. 2013</w:t>
      </w:r>
      <w:commentRangeEnd w:id="1"/>
      <w:r>
        <w:commentReference w:id="1"/>
      </w:r>
      <w:r>
        <w:rPr>
          <w:rFonts w:ascii="Times New Roman" w:hAnsi="Times New Roman" w:cs="Times New Roman"/>
        </w:rPr>
        <w:t>).</w:t>
      </w:r>
      <w:commentRangeEnd w:id="0"/>
      <w:r>
        <w:commentReference w:id="0"/>
      </w:r>
      <w:r>
        <w:rPr>
          <w:rFonts w:ascii="Times New Roman" w:hAnsi="Times New Roman" w:cs="Times New Roman"/>
        </w:rPr>
        <w:t xml:space="preserve"> In songbirds (oscine passerines), acoustic signals play a crucial role in </w:t>
      </w:r>
      <w:commentRangeStart w:id="2"/>
      <w:r>
        <w:rPr>
          <w:rFonts w:ascii="Times New Roman" w:hAnsi="Times New Roman" w:cs="Times New Roman"/>
        </w:rPr>
        <w:t xml:space="preserve">mate choice, </w:t>
      </w:r>
      <w:ins w:id="31" w:author="marcelo" w:date="2026-06-01T16:07:50Z">
        <w:r>
          <w:rPr>
            <w:rFonts w:hint="default" w:ascii="Times New Roman" w:hAnsi="Times New Roman" w:cs="Times New Roman"/>
            <w:rPrChange w:id="32" w:author="marcelo" w:date="2026-06-01T16:07:50Z">
              <w:rPr>
                <w:rFonts w:hint="default"/>
              </w:rPr>
            </w:rPrChange>
          </w:rPr>
          <w:t>thereby contributing to the maintenance</w:t>
        </w:r>
      </w:ins>
      <w:del w:id="33" w:author="marcelo" w:date="2026-06-01T16:07:50Z">
        <w:r>
          <w:rPr>
            <w:rFonts w:hint="default" w:ascii="Times New Roman" w:hAnsi="Times New Roman" w:cs="Times New Roman"/>
            <w:lang w:val="en-US"/>
          </w:rPr>
          <w:delText xml:space="preserve">including </w:delText>
        </w:r>
      </w:del>
      <w:ins w:id="34" w:author="marcelo" w:date="2026-06-01T16:06:34Z">
        <w:r>
          <w:rPr>
            <w:rFonts w:hint="default" w:ascii="Times New Roman" w:hAnsi="Times New Roman" w:cs="Times New Roman"/>
            <w:lang w:val="en-US"/>
          </w:rPr>
          <w:t xml:space="preserve"> </w:t>
        </w:r>
      </w:ins>
      <w:ins w:id="35" w:author="marcelo" w:date="2026-06-01T16:07:53Z">
        <w:r>
          <w:rPr>
            <w:rFonts w:hint="default" w:ascii="Times New Roman" w:hAnsi="Times New Roman" w:cs="Times New Roman"/>
            <w:lang w:val="en-US"/>
          </w:rPr>
          <w:t xml:space="preserve">of </w:t>
        </w:r>
      </w:ins>
      <w:del w:id="36" w:author="marcelo" w:date="2026-06-01T16:07:52Z">
        <w:r>
          <w:rPr>
            <w:rFonts w:ascii="Times New Roman" w:hAnsi="Times New Roman" w:cs="Times New Roman"/>
          </w:rPr>
          <w:delText xml:space="preserve">maintaining </w:delText>
        </w:r>
      </w:del>
      <w:r>
        <w:rPr>
          <w:rFonts w:ascii="Times New Roman" w:hAnsi="Times New Roman" w:cs="Times New Roman"/>
        </w:rPr>
        <w:t>species boundaries</w:t>
      </w:r>
      <w:commentRangeEnd w:id="2"/>
      <w:r>
        <w:commentReference w:id="2"/>
      </w:r>
      <w:r>
        <w:rPr>
          <w:rFonts w:ascii="Times New Roman" w:hAnsi="Times New Roman" w:cs="Times New Roman"/>
        </w:rPr>
        <w:t xml:space="preserve"> (Lachlan and Servedio 2004a; Wilkins et al. 2013; Mason and Burns 2015). Indeed, </w:t>
      </w:r>
      <w:del w:id="37" w:author="marcelo" w:date="2026-06-02T14:59:31Z">
        <w:r>
          <w:rPr>
            <w:rFonts w:hint="default" w:ascii="Times New Roman" w:hAnsi="Times New Roman" w:cs="Times New Roman"/>
            <w:lang w:val="en-US"/>
          </w:rPr>
          <w:delText xml:space="preserve">changes in </w:delText>
        </w:r>
      </w:del>
      <w:ins w:id="38" w:author="marcelo" w:date="2026-06-02T14:59:31Z">
        <w:r>
          <w:rPr>
            <w:rFonts w:hint="default" w:ascii="Times New Roman" w:hAnsi="Times New Roman" w:cs="Times New Roman"/>
            <w:lang w:val="en-US"/>
          </w:rPr>
          <w:t>d</w:t>
        </w:r>
      </w:ins>
      <w:ins w:id="39" w:author="marcelo" w:date="2026-06-02T14:59:32Z">
        <w:r>
          <w:rPr>
            <w:rFonts w:hint="default" w:ascii="Times New Roman" w:hAnsi="Times New Roman" w:cs="Times New Roman"/>
            <w:lang w:val="en-US"/>
          </w:rPr>
          <w:t>iver</w:t>
        </w:r>
      </w:ins>
      <w:ins w:id="40" w:author="marcelo" w:date="2026-06-02T14:59:33Z">
        <w:r>
          <w:rPr>
            <w:rFonts w:hint="default" w:ascii="Times New Roman" w:hAnsi="Times New Roman" w:cs="Times New Roman"/>
            <w:lang w:val="en-US"/>
          </w:rPr>
          <w:t xml:space="preserve">gence </w:t>
        </w:r>
      </w:ins>
      <w:ins w:id="41" w:author="marcelo" w:date="2026-06-02T14:59:34Z">
        <w:r>
          <w:rPr>
            <w:rFonts w:hint="default" w:ascii="Times New Roman" w:hAnsi="Times New Roman" w:cs="Times New Roman"/>
            <w:lang w:val="en-US"/>
          </w:rPr>
          <w:t xml:space="preserve">in </w:t>
        </w:r>
      </w:ins>
      <w:r>
        <w:rPr>
          <w:rFonts w:ascii="Times New Roman" w:hAnsi="Times New Roman" w:cs="Times New Roman"/>
        </w:rPr>
        <w:t xml:space="preserve">acoustic signals </w:t>
      </w:r>
      <w:del w:id="42" w:author="marcelo" w:date="2026-06-02T14:59:39Z">
        <w:r>
          <w:rPr>
            <w:rFonts w:hint="default" w:ascii="Times New Roman" w:hAnsi="Times New Roman" w:cs="Times New Roman"/>
            <w:lang w:val="en-US"/>
          </w:rPr>
          <w:delText xml:space="preserve">are </w:delText>
        </w:r>
      </w:del>
      <w:ins w:id="43" w:author="marcelo" w:date="2026-06-02T14:59:39Z">
        <w:r>
          <w:rPr>
            <w:rFonts w:hint="default" w:ascii="Times New Roman" w:hAnsi="Times New Roman" w:cs="Times New Roman"/>
            <w:lang w:val="en-US"/>
          </w:rPr>
          <w:t xml:space="preserve">is </w:t>
        </w:r>
      </w:ins>
      <w:ins w:id="44" w:author="marcelo" w:date="2026-06-02T15:00:19Z">
        <w:r>
          <w:rPr>
            <w:rFonts w:hint="default" w:ascii="Times New Roman" w:hAnsi="Times New Roman" w:cs="Times New Roman"/>
            <w:lang w:val="en-US"/>
          </w:rPr>
          <w:t>o</w:t>
        </w:r>
      </w:ins>
      <w:ins w:id="45" w:author="marcelo" w:date="2026-06-02T15:00:20Z">
        <w:r>
          <w:rPr>
            <w:rFonts w:hint="default" w:ascii="Times New Roman" w:hAnsi="Times New Roman" w:cs="Times New Roman"/>
            <w:lang w:val="en-US"/>
          </w:rPr>
          <w:t xml:space="preserve">ften </w:t>
        </w:r>
      </w:ins>
      <w:del w:id="46" w:author="marcelo" w:date="2026-06-02T15:00:13Z">
        <w:r>
          <w:rPr>
            <w:rFonts w:hint="default" w:ascii="Times New Roman" w:hAnsi="Times New Roman" w:cs="Times New Roman"/>
            <w:lang w:val="en-US"/>
          </w:rPr>
          <w:delText>often</w:delText>
        </w:r>
      </w:del>
      <w:ins w:id="47" w:author="marcelo" w:date="2026-06-02T15:00:13Z">
        <w:r>
          <w:rPr>
            <w:rFonts w:hint="default" w:ascii="Times New Roman" w:hAnsi="Times New Roman" w:cs="Times New Roman"/>
            <w:lang w:val="en-US"/>
          </w:rPr>
          <w:t>regard</w:t>
        </w:r>
      </w:ins>
      <w:ins w:id="48" w:author="marcelo" w:date="2026-06-02T15:00:14Z">
        <w:r>
          <w:rPr>
            <w:rFonts w:hint="default" w:ascii="Times New Roman" w:hAnsi="Times New Roman" w:cs="Times New Roman"/>
            <w:lang w:val="en-US"/>
          </w:rPr>
          <w:t>ed</w:t>
        </w:r>
      </w:ins>
      <w:r>
        <w:rPr>
          <w:rFonts w:ascii="Times New Roman" w:hAnsi="Times New Roman" w:cs="Times New Roman"/>
        </w:rPr>
        <w:t xml:space="preserve"> </w:t>
      </w:r>
      <w:del w:id="49" w:author="marcelo" w:date="2026-06-02T14:55:57Z">
        <w:r>
          <w:rPr>
            <w:rFonts w:hint="default" w:ascii="Times New Roman" w:hAnsi="Times New Roman" w:cs="Times New Roman"/>
            <w:lang w:val="en-US"/>
          </w:rPr>
          <w:delText>associated with the</w:delText>
        </w:r>
      </w:del>
      <w:ins w:id="50" w:author="marcelo" w:date="2026-06-02T14:55:57Z">
        <w:r>
          <w:rPr>
            <w:rFonts w:hint="default" w:ascii="Times New Roman" w:hAnsi="Times New Roman" w:cs="Times New Roman"/>
            <w:lang w:val="en-US"/>
          </w:rPr>
          <w:t>a</w:t>
        </w:r>
      </w:ins>
      <w:ins w:id="51" w:author="marcelo" w:date="2026-06-02T15:00:16Z">
        <w:r>
          <w:rPr>
            <w:rFonts w:hint="default" w:ascii="Times New Roman" w:hAnsi="Times New Roman" w:cs="Times New Roman"/>
            <w:lang w:val="en-US"/>
          </w:rPr>
          <w:t>s</w:t>
        </w:r>
      </w:ins>
      <w:ins w:id="52" w:author="marcelo" w:date="2026-06-02T15:00:17Z">
        <w:r>
          <w:rPr>
            <w:rFonts w:hint="default" w:ascii="Times New Roman" w:hAnsi="Times New Roman" w:cs="Times New Roman"/>
            <w:lang w:val="en-US"/>
          </w:rPr>
          <w:t xml:space="preserve"> </w:t>
        </w:r>
      </w:ins>
      <w:ins w:id="53" w:author="marcelo" w:date="2026-06-02T15:00:18Z">
        <w:r>
          <w:rPr>
            <w:rFonts w:hint="default" w:ascii="Times New Roman" w:hAnsi="Times New Roman" w:cs="Times New Roman"/>
            <w:lang w:val="en-US"/>
          </w:rPr>
          <w:t>a</w:t>
        </w:r>
      </w:ins>
      <w:del w:id="54" w:author="marcelo" w:date="2026-06-02T14:55:59Z">
        <w:r>
          <w:rPr>
            <w:rFonts w:hint="default" w:ascii="Times New Roman" w:hAnsi="Times New Roman" w:cs="Times New Roman"/>
            <w:lang w:val="en-US"/>
          </w:rPr>
          <w:delText xml:space="preserve"> </w:delText>
        </w:r>
      </w:del>
      <w:ins w:id="55" w:author="marcelo" w:date="2026-06-02T14:55:59Z">
        <w:r>
          <w:rPr>
            <w:rFonts w:hint="default" w:ascii="Times New Roman" w:hAnsi="Times New Roman" w:cs="Times New Roman"/>
            <w:lang w:val="en-US"/>
          </w:rPr>
          <w:t xml:space="preserve"> key </w:t>
        </w:r>
      </w:ins>
      <w:ins w:id="56" w:author="marcelo" w:date="2026-06-02T14:56:00Z">
        <w:r>
          <w:rPr>
            <w:rFonts w:hint="default" w:ascii="Times New Roman" w:hAnsi="Times New Roman" w:cs="Times New Roman"/>
            <w:lang w:val="en-US"/>
          </w:rPr>
          <w:t xml:space="preserve">driver </w:t>
        </w:r>
      </w:ins>
      <w:del w:id="57" w:author="marcelo" w:date="2026-06-02T14:56:16Z">
        <w:r>
          <w:rPr>
            <w:rFonts w:ascii="Times New Roman" w:hAnsi="Times New Roman" w:cs="Times New Roman"/>
          </w:rPr>
          <w:delText xml:space="preserve">development </w:delText>
        </w:r>
      </w:del>
      <w:r>
        <w:rPr>
          <w:rFonts w:ascii="Times New Roman" w:hAnsi="Times New Roman" w:cs="Times New Roman"/>
        </w:rPr>
        <w:t xml:space="preserve">of reproductive </w:t>
      </w:r>
      <w:del w:id="58" w:author="marcelo" w:date="2026-06-02T14:56:18Z">
        <w:r>
          <w:rPr>
            <w:rFonts w:hint="default" w:ascii="Times New Roman" w:hAnsi="Times New Roman" w:cs="Times New Roman"/>
            <w:lang w:val="en-US"/>
          </w:rPr>
          <w:delText xml:space="preserve">barriers </w:delText>
        </w:r>
      </w:del>
      <w:ins w:id="59" w:author="marcelo" w:date="2026-06-02T14:56:18Z">
        <w:r>
          <w:rPr>
            <w:rFonts w:hint="default" w:ascii="Times New Roman" w:hAnsi="Times New Roman" w:cs="Times New Roman"/>
            <w:lang w:val="en-US"/>
          </w:rPr>
          <w:t>is</w:t>
        </w:r>
      </w:ins>
      <w:ins w:id="60" w:author="marcelo" w:date="2026-06-02T14:56:19Z">
        <w:r>
          <w:rPr>
            <w:rFonts w:hint="default" w:ascii="Times New Roman" w:hAnsi="Times New Roman" w:cs="Times New Roman"/>
            <w:lang w:val="en-US"/>
          </w:rPr>
          <w:t>olation</w:t>
        </w:r>
      </w:ins>
      <w:ins w:id="61" w:author="marcelo" w:date="2026-06-02T14:56:20Z">
        <w:r>
          <w:rPr>
            <w:rFonts w:hint="default" w:ascii="Times New Roman" w:hAnsi="Times New Roman" w:cs="Times New Roman"/>
            <w:lang w:val="en-US"/>
          </w:rPr>
          <w:t xml:space="preserve"> </w:t>
        </w:r>
      </w:ins>
      <w:ins w:id="62" w:author="marcelo" w:date="2026-06-02T14:59:59Z">
        <w:r>
          <w:rPr>
            <w:rFonts w:hint="default" w:ascii="Times New Roman" w:hAnsi="Times New Roman" w:cs="Times New Roman"/>
            <w:lang w:val="en-US"/>
          </w:rPr>
          <w:t xml:space="preserve">and </w:t>
        </w:r>
      </w:ins>
      <w:del w:id="63" w:author="marcelo" w:date="2026-06-02T14:56:27Z">
        <w:r>
          <w:rPr>
            <w:rFonts w:hint="default" w:ascii="Times New Roman" w:hAnsi="Times New Roman" w:cs="Times New Roman"/>
            <w:lang w:val="en-US"/>
          </w:rPr>
          <w:delText xml:space="preserve">and the initiation of new </w:delText>
        </w:r>
      </w:del>
      <w:ins w:id="64" w:author="marcelo" w:date="2026-06-02T14:56:27Z">
        <w:r>
          <w:rPr>
            <w:rFonts w:hint="default" w:ascii="Times New Roman" w:hAnsi="Times New Roman" w:cs="Times New Roman"/>
            <w:lang w:val="en-US"/>
          </w:rPr>
          <w:t>the emer</w:t>
        </w:r>
      </w:ins>
      <w:ins w:id="65" w:author="marcelo" w:date="2026-06-02T14:56:28Z">
        <w:r>
          <w:rPr>
            <w:rFonts w:hint="default" w:ascii="Times New Roman" w:hAnsi="Times New Roman" w:cs="Times New Roman"/>
            <w:lang w:val="en-US"/>
          </w:rPr>
          <w:t xml:space="preserve">gence </w:t>
        </w:r>
      </w:ins>
      <w:ins w:id="66" w:author="marcelo" w:date="2026-06-02T14:56:29Z">
        <w:r>
          <w:rPr>
            <w:rFonts w:hint="default" w:ascii="Times New Roman" w:hAnsi="Times New Roman" w:cs="Times New Roman"/>
            <w:lang w:val="en-US"/>
          </w:rPr>
          <w:t xml:space="preserve">of new </w:t>
        </w:r>
      </w:ins>
      <w:ins w:id="67" w:author="marcelo" w:date="2026-06-02T14:56:30Z">
        <w:r>
          <w:rPr>
            <w:rFonts w:hint="default" w:ascii="Times New Roman" w:hAnsi="Times New Roman" w:cs="Times New Roman"/>
            <w:lang w:val="en-US"/>
          </w:rPr>
          <w:t>species</w:t>
        </w:r>
      </w:ins>
      <w:ins w:id="68" w:author="marcelo" w:date="2026-06-02T14:56:31Z">
        <w:r>
          <w:rPr>
            <w:rFonts w:hint="default" w:ascii="Times New Roman" w:hAnsi="Times New Roman" w:cs="Times New Roman"/>
            <w:lang w:val="en-US"/>
          </w:rPr>
          <w:t xml:space="preserve"> </w:t>
        </w:r>
      </w:ins>
      <w:del w:id="69" w:author="marcelo" w:date="2026-06-02T14:56:33Z">
        <w:r>
          <w:rPr>
            <w:rFonts w:ascii="Times New Roman" w:hAnsi="Times New Roman" w:cs="Times New Roman"/>
          </w:rPr>
          <w:delText xml:space="preserve">speciation events </w:delText>
        </w:r>
      </w:del>
      <w:r>
        <w:rPr>
          <w:rFonts w:ascii="Times New Roman" w:hAnsi="Times New Roman" w:cs="Times New Roman"/>
        </w:rPr>
        <w:t xml:space="preserve">(Podos 2001; Boul et al. 2007; Price et al. 2007; Seddon and Tobias 2010; Greig and Webster 2013). </w:t>
      </w:r>
      <w:del w:id="70" w:author="marcelo" w:date="2026-06-02T15:00:31Z">
        <w:r>
          <w:rPr>
            <w:rFonts w:hint="default" w:ascii="Times New Roman" w:hAnsi="Times New Roman" w:cs="Times New Roman"/>
            <w:lang w:val="en-US"/>
          </w:rPr>
          <w:delText>Because of this</w:delText>
        </w:r>
      </w:del>
      <w:ins w:id="71" w:author="marcelo" w:date="2026-06-02T15:00:31Z">
        <w:r>
          <w:rPr>
            <w:rFonts w:hint="default" w:ascii="Times New Roman" w:hAnsi="Times New Roman" w:cs="Times New Roman"/>
            <w:lang w:val="en-US"/>
          </w:rPr>
          <w:t>Con</w:t>
        </w:r>
      </w:ins>
      <w:ins w:id="72" w:author="marcelo" w:date="2026-06-02T15:00:32Z">
        <w:r>
          <w:rPr>
            <w:rFonts w:hint="default" w:ascii="Times New Roman" w:hAnsi="Times New Roman" w:cs="Times New Roman"/>
            <w:lang w:val="en-US"/>
          </w:rPr>
          <w:t>sequen</w:t>
        </w:r>
      </w:ins>
      <w:ins w:id="73" w:author="marcelo" w:date="2026-06-02T15:00:33Z">
        <w:r>
          <w:rPr>
            <w:rFonts w:hint="default" w:ascii="Times New Roman" w:hAnsi="Times New Roman" w:cs="Times New Roman"/>
            <w:lang w:val="en-US"/>
          </w:rPr>
          <w:t>tly</w:t>
        </w:r>
      </w:ins>
      <w:r>
        <w:rPr>
          <w:rFonts w:ascii="Times New Roman" w:hAnsi="Times New Roman" w:cs="Times New Roman"/>
        </w:rPr>
        <w:t>, acoustic signals (</w:t>
      </w:r>
      <w:del w:id="74" w:author="marcelo" w:date="2026-06-02T15:00:54Z">
        <w:r>
          <w:rPr>
            <w:rFonts w:hint="default" w:ascii="Times New Roman" w:hAnsi="Times New Roman" w:cs="Times New Roman"/>
            <w:lang w:val="en-US"/>
          </w:rPr>
          <w:delText xml:space="preserve">together </w:delText>
        </w:r>
      </w:del>
      <w:ins w:id="75" w:author="marcelo" w:date="2026-06-02T15:00:54Z">
        <w:r>
          <w:rPr>
            <w:rFonts w:hint="default" w:ascii="Times New Roman" w:hAnsi="Times New Roman" w:cs="Times New Roman"/>
            <w:lang w:val="en-US"/>
          </w:rPr>
          <w:t>a</w:t>
        </w:r>
      </w:ins>
      <w:ins w:id="76" w:author="marcelo" w:date="2026-06-02T15:00:55Z">
        <w:r>
          <w:rPr>
            <w:rFonts w:hint="default" w:ascii="Times New Roman" w:hAnsi="Times New Roman" w:cs="Times New Roman"/>
            <w:lang w:val="en-US"/>
          </w:rPr>
          <w:t xml:space="preserve">long </w:t>
        </w:r>
      </w:ins>
      <w:r>
        <w:rPr>
          <w:rFonts w:ascii="Times New Roman" w:hAnsi="Times New Roman" w:cs="Times New Roman"/>
        </w:rPr>
        <w:t xml:space="preserve">with other ornamental traits like </w:t>
      </w:r>
      <w:ins w:id="77" w:author="marcelo" w:date="2026-06-02T15:01:07Z">
        <w:r>
          <w:rPr>
            <w:rFonts w:hint="default" w:ascii="Times New Roman" w:hAnsi="Times New Roman" w:cs="Times New Roman"/>
            <w:lang w:val="en-US"/>
          </w:rPr>
          <w:t>plum</w:t>
        </w:r>
      </w:ins>
      <w:ins w:id="78" w:author="marcelo" w:date="2026-06-02T15:01:08Z">
        <w:r>
          <w:rPr>
            <w:rFonts w:hint="default" w:ascii="Times New Roman" w:hAnsi="Times New Roman" w:cs="Times New Roman"/>
            <w:lang w:val="en-US"/>
          </w:rPr>
          <w:t xml:space="preserve">age </w:t>
        </w:r>
      </w:ins>
      <w:r>
        <w:rPr>
          <w:rFonts w:ascii="Times New Roman" w:hAnsi="Times New Roman" w:cs="Times New Roman"/>
        </w:rPr>
        <w:t xml:space="preserve">coloration) are </w:t>
      </w:r>
      <w:del w:id="79" w:author="marcelo" w:date="2026-06-02T15:01:26Z">
        <w:r>
          <w:rPr>
            <w:rFonts w:hint="default" w:ascii="Times New Roman" w:hAnsi="Times New Roman" w:cs="Times New Roman"/>
            <w:lang w:val="en-US"/>
          </w:rPr>
          <w:delText xml:space="preserve">considered </w:delText>
        </w:r>
      </w:del>
      <w:ins w:id="80" w:author="marcelo" w:date="2026-06-02T15:01:26Z">
        <w:r>
          <w:rPr>
            <w:rFonts w:hint="default" w:ascii="Times New Roman" w:hAnsi="Times New Roman" w:cs="Times New Roman"/>
            <w:lang w:val="en-US"/>
          </w:rPr>
          <w:t>t</w:t>
        </w:r>
      </w:ins>
      <w:ins w:id="81" w:author="marcelo" w:date="2026-06-02T15:01:27Z">
        <w:r>
          <w:rPr>
            <w:rFonts w:hint="default" w:ascii="Times New Roman" w:hAnsi="Times New Roman" w:cs="Times New Roman"/>
            <w:lang w:val="en-US"/>
          </w:rPr>
          <w:t xml:space="preserve">hought </w:t>
        </w:r>
      </w:ins>
      <w:ins w:id="82" w:author="marcelo" w:date="2026-06-02T15:01:32Z">
        <w:r>
          <w:rPr>
            <w:rFonts w:hint="default" w:ascii="Times New Roman" w:hAnsi="Times New Roman" w:cs="Times New Roman"/>
            <w:lang w:val="en-US"/>
          </w:rPr>
          <w:t>to</w:t>
        </w:r>
      </w:ins>
      <w:ins w:id="83" w:author="marcelo" w:date="2026-06-02T15:29:25Z">
        <w:r>
          <w:rPr>
            <w:rFonts w:hint="default" w:ascii="Times New Roman" w:hAnsi="Times New Roman" w:cs="Times New Roman"/>
            <w:lang w:val="en-US"/>
          </w:rPr>
          <w:t xml:space="preserve"> </w:t>
        </w:r>
      </w:ins>
      <w:ins w:id="84" w:author="marcelo" w:date="2026-06-02T15:29:26Z">
        <w:r>
          <w:rPr>
            <w:rFonts w:hint="default" w:ascii="Times New Roman" w:hAnsi="Times New Roman" w:cs="Times New Roman"/>
            <w:lang w:val="en-US"/>
          </w:rPr>
          <w:t>play</w:t>
        </w:r>
      </w:ins>
      <w:ins w:id="85" w:author="marcelo" w:date="2026-06-02T15:29:33Z">
        <w:r>
          <w:rPr>
            <w:rFonts w:hint="default" w:ascii="Times New Roman" w:hAnsi="Times New Roman" w:cs="Times New Roman"/>
            <w:lang w:val="en-US"/>
          </w:rPr>
          <w:t xml:space="preserve"> </w:t>
        </w:r>
      </w:ins>
      <w:ins w:id="86" w:author="marcelo" w:date="2026-06-02T15:29:29Z">
        <w:r>
          <w:rPr>
            <w:rFonts w:hint="default" w:ascii="Times New Roman" w:hAnsi="Times New Roman" w:cs="Times New Roman"/>
            <w:lang w:val="en-US"/>
          </w:rPr>
          <w:t>a</w:t>
        </w:r>
      </w:ins>
      <w:ins w:id="87" w:author="marcelo" w:date="2026-06-02T15:01:42Z">
        <w:r>
          <w:rPr>
            <w:rFonts w:hint="default" w:ascii="Times New Roman" w:hAnsi="Times New Roman" w:cs="Times New Roman"/>
            <w:rPrChange w:id="88" w:author="marcelo" w:date="2026-06-02T15:01:42Z">
              <w:rPr>
                <w:rFonts w:hint="default"/>
              </w:rPr>
            </w:rPrChange>
          </w:rPr>
          <w:t xml:space="preserve"> major role in the remarkable diversification</w:t>
        </w:r>
      </w:ins>
      <w:del w:id="90" w:author="marcelo" w:date="2026-06-02T15:02:00Z">
        <w:r>
          <w:rPr>
            <w:rFonts w:ascii="Times New Roman" w:hAnsi="Times New Roman" w:cs="Times New Roman"/>
          </w:rPr>
          <w:delText xml:space="preserve">key catalysts in the extensive diversification </w:delText>
        </w:r>
      </w:del>
      <w:ins w:id="91" w:author="marcelo" w:date="2026-06-02T15:02:00Z">
        <w:r>
          <w:rPr>
            <w:rFonts w:hint="default" w:ascii="Times New Roman" w:hAnsi="Times New Roman" w:cs="Times New Roman"/>
            <w:lang w:val="en-US"/>
          </w:rPr>
          <w:t xml:space="preserve"> </w:t>
        </w:r>
      </w:ins>
      <w:r>
        <w:rPr>
          <w:rFonts w:ascii="Times New Roman" w:hAnsi="Times New Roman" w:cs="Times New Roman"/>
        </w:rPr>
        <w:t>of songbirds (West-Eberhard 1983; Lachlan and Servedio 2004b; Price et al. 2007; Parker et al. 2012; Wilkins et al. 2013).</w:t>
      </w:r>
    </w:p>
    <w:p>
      <w:pPr>
        <w:spacing w:line="480" w:lineRule="auto"/>
        <w:rPr>
          <w:rFonts w:ascii="Times New Roman" w:hAnsi="Times New Roman" w:cs="Times New Roman"/>
        </w:rPr>
      </w:pPr>
      <w:commentRangeStart w:id="3"/>
      <w:r>
        <w:rPr>
          <w:rFonts w:ascii="Times New Roman" w:hAnsi="Times New Roman" w:cs="Times New Roman"/>
        </w:rPr>
        <w:t xml:space="preserve">Despite </w:t>
      </w:r>
      <w:commentRangeEnd w:id="3"/>
      <w:r>
        <w:commentReference w:id="3"/>
      </w:r>
      <w:r>
        <w:rPr>
          <w:rFonts w:ascii="Times New Roman" w:hAnsi="Times New Roman" w:cs="Times New Roman"/>
        </w:rPr>
        <w:t xml:space="preserve">the significant role that acoustic signals play in avian </w:t>
      </w:r>
      <w:ins w:id="92" w:author="marcelo" w:date="2026-06-02T15:02:27Z">
        <w:r>
          <w:rPr>
            <w:rFonts w:hint="default" w:ascii="Times New Roman" w:hAnsi="Times New Roman" w:cs="Times New Roman"/>
            <w:lang w:val="en-US"/>
          </w:rPr>
          <w:t>s</w:t>
        </w:r>
      </w:ins>
      <w:ins w:id="93" w:author="marcelo" w:date="2026-06-02T15:02:28Z">
        <w:r>
          <w:rPr>
            <w:rFonts w:hint="default" w:ascii="Times New Roman" w:hAnsi="Times New Roman" w:cs="Times New Roman"/>
            <w:lang w:val="en-US"/>
          </w:rPr>
          <w:t>pecie</w:t>
        </w:r>
      </w:ins>
      <w:ins w:id="94" w:author="marcelo" w:date="2026-06-02T15:02:29Z">
        <w:r>
          <w:rPr>
            <w:rFonts w:hint="default" w:ascii="Times New Roman" w:hAnsi="Times New Roman" w:cs="Times New Roman"/>
            <w:lang w:val="en-US"/>
          </w:rPr>
          <w:t xml:space="preserve">s? </w:t>
        </w:r>
      </w:ins>
      <w:r>
        <w:rPr>
          <w:rFonts w:ascii="Times New Roman" w:hAnsi="Times New Roman" w:cs="Times New Roman"/>
        </w:rPr>
        <w:t xml:space="preserve">recognition, the vocalizations of songbirds can </w:t>
      </w:r>
      <w:del w:id="95" w:author="marcelo" w:date="2026-06-02T15:03:37Z">
        <w:r>
          <w:rPr>
            <w:rFonts w:hint="default" w:ascii="Times New Roman" w:hAnsi="Times New Roman" w:cs="Times New Roman"/>
            <w:lang w:val="en-US"/>
          </w:rPr>
          <w:delText>be highly variable</w:delText>
        </w:r>
      </w:del>
      <w:ins w:id="96" w:author="marcelo" w:date="2026-06-02T15:03:37Z">
        <w:r>
          <w:rPr>
            <w:rFonts w:hint="default" w:ascii="Times New Roman" w:hAnsi="Times New Roman" w:cs="Times New Roman"/>
            <w:lang w:val="en-US"/>
          </w:rPr>
          <w:t>ex</w:t>
        </w:r>
      </w:ins>
      <w:ins w:id="97" w:author="marcelo" w:date="2026-06-02T15:03:38Z">
        <w:r>
          <w:rPr>
            <w:rFonts w:hint="default" w:ascii="Times New Roman" w:hAnsi="Times New Roman" w:cs="Times New Roman"/>
            <w:lang w:val="en-US"/>
          </w:rPr>
          <w:t>hibit</w:t>
        </w:r>
      </w:ins>
      <w:ins w:id="98" w:author="marcelo" w:date="2026-06-02T15:03:39Z">
        <w:r>
          <w:rPr>
            <w:rFonts w:hint="default" w:ascii="Times New Roman" w:hAnsi="Times New Roman" w:cs="Times New Roman"/>
            <w:lang w:val="en-US"/>
          </w:rPr>
          <w:t xml:space="preserve"> </w:t>
        </w:r>
      </w:ins>
      <w:ins w:id="99" w:author="marcelo" w:date="2026-06-02T15:03:41Z">
        <w:r>
          <w:rPr>
            <w:rFonts w:hint="default" w:ascii="Times New Roman" w:hAnsi="Times New Roman" w:cs="Times New Roman"/>
            <w:lang w:val="en-US"/>
          </w:rPr>
          <w:t>su</w:t>
        </w:r>
      </w:ins>
      <w:ins w:id="100" w:author="marcelo" w:date="2026-06-02T15:03:42Z">
        <w:r>
          <w:rPr>
            <w:rFonts w:hint="default" w:ascii="Times New Roman" w:hAnsi="Times New Roman" w:cs="Times New Roman"/>
            <w:lang w:val="en-US"/>
          </w:rPr>
          <w:t>bsta</w:t>
        </w:r>
      </w:ins>
      <w:ins w:id="101" w:author="marcelo" w:date="2026-06-02T15:03:43Z">
        <w:r>
          <w:rPr>
            <w:rFonts w:hint="default" w:ascii="Times New Roman" w:hAnsi="Times New Roman" w:cs="Times New Roman"/>
            <w:lang w:val="en-US"/>
          </w:rPr>
          <w:t>n</w:t>
        </w:r>
      </w:ins>
      <w:ins w:id="102" w:author="marcelo" w:date="2026-06-02T15:03:44Z">
        <w:r>
          <w:rPr>
            <w:rFonts w:hint="default" w:ascii="Times New Roman" w:hAnsi="Times New Roman" w:cs="Times New Roman"/>
            <w:lang w:val="en-US"/>
          </w:rPr>
          <w:t>tial</w:t>
        </w:r>
      </w:ins>
      <w:ins w:id="103" w:author="marcelo" w:date="2026-06-02T15:03:45Z">
        <w:r>
          <w:rPr>
            <w:rFonts w:hint="default" w:ascii="Times New Roman" w:hAnsi="Times New Roman" w:cs="Times New Roman"/>
            <w:lang w:val="en-US"/>
          </w:rPr>
          <w:t xml:space="preserve"> v</w:t>
        </w:r>
      </w:ins>
      <w:ins w:id="104" w:author="marcelo" w:date="2026-06-02T15:03:46Z">
        <w:r>
          <w:rPr>
            <w:rFonts w:hint="default" w:ascii="Times New Roman" w:hAnsi="Times New Roman" w:cs="Times New Roman"/>
            <w:lang w:val="en-US"/>
          </w:rPr>
          <w:t>ar</w:t>
        </w:r>
      </w:ins>
      <w:ins w:id="105" w:author="marcelo" w:date="2026-06-02T15:03:47Z">
        <w:r>
          <w:rPr>
            <w:rFonts w:hint="default" w:ascii="Times New Roman" w:hAnsi="Times New Roman" w:cs="Times New Roman"/>
            <w:lang w:val="en-US"/>
          </w:rPr>
          <w:t>iation</w:t>
        </w:r>
      </w:ins>
      <w:ins w:id="106" w:author="marcelo" w:date="2026-06-02T15:02:44Z">
        <w:r>
          <w:rPr>
            <w:rFonts w:hint="default" w:ascii="Times New Roman" w:hAnsi="Times New Roman" w:cs="Times New Roman"/>
            <w:lang w:val="en-US"/>
          </w:rPr>
          <w:t xml:space="preserve"> </w:t>
        </w:r>
      </w:ins>
      <w:ins w:id="107" w:author="marcelo" w:date="2026-06-02T15:02:45Z">
        <w:r>
          <w:rPr>
            <w:rFonts w:hint="default" w:ascii="Times New Roman" w:hAnsi="Times New Roman" w:cs="Times New Roman"/>
            <w:lang w:val="en-US"/>
          </w:rPr>
          <w:t xml:space="preserve">among </w:t>
        </w:r>
      </w:ins>
      <w:del w:id="108" w:author="marcelo" w:date="2026-06-02T15:03:53Z">
        <w:r>
          <w:rPr>
            <w:rFonts w:hint="default" w:ascii="Times New Roman" w:hAnsi="Times New Roman" w:cs="Times New Roman"/>
            <w:lang w:val="en-US"/>
          </w:rPr>
          <w:delText xml:space="preserve"> </w:delText>
        </w:r>
      </w:del>
      <w:ins w:id="109" w:author="marcelo" w:date="2026-06-02T15:03:53Z">
        <w:r>
          <w:rPr>
            <w:rFonts w:hint="default" w:ascii="Times New Roman" w:hAnsi="Times New Roman" w:cs="Times New Roman"/>
            <w:lang w:val="en-US"/>
          </w:rPr>
          <w:t>con</w:t>
        </w:r>
      </w:ins>
      <w:ins w:id="110" w:author="marcelo" w:date="2026-06-02T15:03:54Z">
        <w:r>
          <w:rPr>
            <w:rFonts w:hint="default" w:ascii="Times New Roman" w:hAnsi="Times New Roman" w:cs="Times New Roman"/>
            <w:lang w:val="en-US"/>
          </w:rPr>
          <w:t>s</w:t>
        </w:r>
      </w:ins>
      <w:ins w:id="111" w:author="marcelo" w:date="2026-06-02T15:03:55Z">
        <w:r>
          <w:rPr>
            <w:rFonts w:hint="default" w:ascii="Times New Roman" w:hAnsi="Times New Roman" w:cs="Times New Roman"/>
            <w:lang w:val="en-US"/>
          </w:rPr>
          <w:t>peci</w:t>
        </w:r>
      </w:ins>
      <w:ins w:id="112" w:author="marcelo" w:date="2026-06-02T15:03:56Z">
        <w:r>
          <w:rPr>
            <w:rFonts w:hint="default" w:ascii="Times New Roman" w:hAnsi="Times New Roman" w:cs="Times New Roman"/>
            <w:lang w:val="en-US"/>
          </w:rPr>
          <w:t xml:space="preserve">fics </w:t>
        </w:r>
      </w:ins>
      <w:r>
        <w:rPr>
          <w:rFonts w:ascii="Times New Roman" w:hAnsi="Times New Roman" w:cs="Times New Roman"/>
        </w:rPr>
        <w:t>(Catchpole and Slater 2003).</w:t>
      </w:r>
      <w:r>
        <w:t xml:space="preserve"> </w:t>
      </w:r>
      <w:r>
        <w:rPr>
          <w:rFonts w:ascii="Times New Roman" w:hAnsi="Times New Roman" w:cs="Times New Roman"/>
        </w:rPr>
        <w:t>Because songbird songs are typically socially transmitted through imitative vocal production learning, these signals are prone to accumulating variation during the learning process</w:t>
      </w:r>
      <w:ins w:id="113" w:author="marcelo" w:date="2026-06-02T15:04:35Z">
        <w:r>
          <w:rPr>
            <w:rFonts w:hint="default" w:ascii="Times New Roman" w:hAnsi="Times New Roman" w:cs="Times New Roman"/>
            <w:lang w:val="en-US"/>
          </w:rPr>
          <w:t xml:space="preserve"> </w:t>
        </w:r>
      </w:ins>
      <w:del w:id="114" w:author="marcelo" w:date="2026-06-02T15:04:26Z">
        <w:r>
          <w:rPr>
            <w:rFonts w:ascii="Times New Roman" w:hAnsi="Times New Roman" w:cs="Times New Roman"/>
          </w:rPr>
          <w:delText xml:space="preserve">, a phenomenon referred to as cultural mutation </w:delText>
        </w:r>
      </w:del>
      <w:r>
        <w:rPr>
          <w:rFonts w:ascii="Times New Roman" w:hAnsi="Times New Roman" w:cs="Times New Roman"/>
        </w:rPr>
        <w:t>(</w:t>
      </w:r>
      <w:ins w:id="115" w:author="marcelo" w:date="2026-06-02T15:04:29Z">
        <w:r>
          <w:rPr>
            <w:rFonts w:hint="default" w:ascii="Times New Roman" w:hAnsi="Times New Roman" w:cs="Times New Roman"/>
            <w:lang w:val="en-US"/>
          </w:rPr>
          <w:t>i.e</w:t>
        </w:r>
      </w:ins>
      <w:ins w:id="116" w:author="marcelo" w:date="2026-06-02T15:04:30Z">
        <w:r>
          <w:rPr>
            <w:rFonts w:hint="default" w:ascii="Times New Roman" w:hAnsi="Times New Roman" w:cs="Times New Roman"/>
            <w:lang w:val="en-US"/>
          </w:rPr>
          <w:t xml:space="preserve"> </w:t>
        </w:r>
      </w:ins>
      <w:ins w:id="117" w:author="marcelo" w:date="2026-06-02T15:04:30Z">
        <w:r>
          <w:rPr>
            <w:rFonts w:ascii="Times New Roman" w:hAnsi="Times New Roman" w:cs="Times New Roman"/>
          </w:rPr>
          <w:t>cultural mutation</w:t>
        </w:r>
      </w:ins>
      <w:ins w:id="118" w:author="marcelo" w:date="2026-06-02T15:04:31Z">
        <w:r>
          <w:rPr>
            <w:rFonts w:hint="default" w:ascii="Times New Roman" w:hAnsi="Times New Roman" w:cs="Times New Roman"/>
            <w:lang w:val="en-US"/>
          </w:rPr>
          <w:t xml:space="preserve">, </w:t>
        </w:r>
      </w:ins>
      <w:r>
        <w:rPr>
          <w:rFonts w:ascii="Times New Roman" w:hAnsi="Times New Roman" w:cs="Times New Roman"/>
        </w:rPr>
        <w:t xml:space="preserve">Jenkins 1978). </w:t>
      </w:r>
      <w:commentRangeStart w:id="4"/>
      <w:r>
        <w:rPr>
          <w:rFonts w:ascii="Times New Roman" w:hAnsi="Times New Roman" w:cs="Times New Roman"/>
        </w:rPr>
        <w:t xml:space="preserve">Moreover, </w:t>
      </w:r>
      <w:ins w:id="119" w:author="marcelo" w:date="2026-06-02T15:37:03Z">
        <w:r>
          <w:rPr>
            <w:rFonts w:hint="default" w:ascii="Times New Roman" w:hAnsi="Times New Roman" w:cs="Times New Roman"/>
            <w:lang w:val="en-US"/>
          </w:rPr>
          <w:t>the str</w:t>
        </w:r>
      </w:ins>
      <w:ins w:id="120" w:author="marcelo" w:date="2026-06-02T15:37:04Z">
        <w:r>
          <w:rPr>
            <w:rFonts w:hint="default" w:ascii="Times New Roman" w:hAnsi="Times New Roman" w:cs="Times New Roman"/>
            <w:lang w:val="en-US"/>
          </w:rPr>
          <w:t>ucture of</w:t>
        </w:r>
      </w:ins>
      <w:ins w:id="121" w:author="marcelo" w:date="2026-06-02T15:37:05Z">
        <w:r>
          <w:rPr>
            <w:rFonts w:hint="default" w:ascii="Times New Roman" w:hAnsi="Times New Roman" w:cs="Times New Roman"/>
            <w:lang w:val="en-US"/>
          </w:rPr>
          <w:t xml:space="preserve"> songbir</w:t>
        </w:r>
      </w:ins>
      <w:ins w:id="122" w:author="marcelo" w:date="2026-06-02T15:37:06Z">
        <w:r>
          <w:rPr>
            <w:rFonts w:hint="default" w:ascii="Times New Roman" w:hAnsi="Times New Roman" w:cs="Times New Roman"/>
            <w:lang w:val="en-US"/>
          </w:rPr>
          <w:t>d v</w:t>
        </w:r>
      </w:ins>
      <w:ins w:id="123" w:author="marcelo" w:date="2026-06-02T15:37:07Z">
        <w:r>
          <w:rPr>
            <w:rFonts w:hint="default" w:ascii="Times New Roman" w:hAnsi="Times New Roman" w:cs="Times New Roman"/>
            <w:lang w:val="en-US"/>
          </w:rPr>
          <w:t>ocali</w:t>
        </w:r>
      </w:ins>
      <w:ins w:id="124" w:author="marcelo" w:date="2026-06-02T15:37:08Z">
        <w:r>
          <w:rPr>
            <w:rFonts w:hint="default" w:ascii="Times New Roman" w:hAnsi="Times New Roman" w:cs="Times New Roman"/>
            <w:lang w:val="en-US"/>
          </w:rPr>
          <w:t>za</w:t>
        </w:r>
      </w:ins>
      <w:ins w:id="125" w:author="marcelo" w:date="2026-06-02T15:37:09Z">
        <w:r>
          <w:rPr>
            <w:rFonts w:hint="default" w:ascii="Times New Roman" w:hAnsi="Times New Roman" w:cs="Times New Roman"/>
            <w:lang w:val="en-US"/>
          </w:rPr>
          <w:t>tions</w:t>
        </w:r>
      </w:ins>
      <w:ins w:id="126" w:author="marcelo" w:date="2026-06-02T15:37:10Z">
        <w:r>
          <w:rPr>
            <w:rFonts w:hint="default" w:ascii="Times New Roman" w:hAnsi="Times New Roman" w:cs="Times New Roman"/>
            <w:lang w:val="en-US"/>
          </w:rPr>
          <w:t xml:space="preserve"> </w:t>
        </w:r>
      </w:ins>
      <w:del w:id="127" w:author="marcelo" w:date="2026-06-02T15:37:12Z">
        <w:r>
          <w:rPr>
            <w:rFonts w:hint="default" w:ascii="Times New Roman" w:hAnsi="Times New Roman" w:cs="Times New Roman"/>
            <w:lang w:val="en-US"/>
          </w:rPr>
          <w:delText xml:space="preserve">songbirds can </w:delText>
        </w:r>
      </w:del>
      <w:ins w:id="128" w:author="marcelo" w:date="2026-06-02T15:37:12Z">
        <w:r>
          <w:rPr>
            <w:rFonts w:hint="default" w:ascii="Times New Roman" w:hAnsi="Times New Roman" w:cs="Times New Roman"/>
            <w:lang w:val="en-US"/>
          </w:rPr>
          <w:t>c</w:t>
        </w:r>
      </w:ins>
      <w:ins w:id="129" w:author="marcelo" w:date="2026-06-02T15:37:13Z">
        <w:r>
          <w:rPr>
            <w:rFonts w:hint="default" w:ascii="Times New Roman" w:hAnsi="Times New Roman" w:cs="Times New Roman"/>
            <w:lang w:val="en-US"/>
          </w:rPr>
          <w:t xml:space="preserve">an </w:t>
        </w:r>
      </w:ins>
      <w:ins w:id="130" w:author="marcelo" w:date="2026-06-02T15:33:49Z">
        <w:r>
          <w:rPr>
            <w:rFonts w:hint="default" w:ascii="Times New Roman" w:hAnsi="Times New Roman" w:cs="Times New Roman"/>
            <w:lang w:val="en-US"/>
          </w:rPr>
          <w:t xml:space="preserve">also </w:t>
        </w:r>
      </w:ins>
      <w:del w:id="131" w:author="marcelo" w:date="2026-06-02T15:36:55Z">
        <w:r>
          <w:rPr>
            <w:rFonts w:hint="default" w:ascii="Times New Roman" w:hAnsi="Times New Roman" w:cs="Times New Roman"/>
            <w:lang w:val="en-US"/>
          </w:rPr>
          <w:delText xml:space="preserve">adjust </w:delText>
        </w:r>
      </w:del>
      <w:ins w:id="132" w:author="marcelo" w:date="2026-06-02T15:36:55Z">
        <w:r>
          <w:rPr>
            <w:rFonts w:hint="default" w:ascii="Times New Roman" w:hAnsi="Times New Roman" w:cs="Times New Roman"/>
            <w:lang w:val="en-US"/>
          </w:rPr>
          <w:t>change</w:t>
        </w:r>
      </w:ins>
      <w:ins w:id="133" w:author="marcelo" w:date="2026-06-02T15:37:15Z">
        <w:r>
          <w:rPr>
            <w:rFonts w:hint="default" w:ascii="Times New Roman" w:hAnsi="Times New Roman" w:cs="Times New Roman"/>
            <w:lang w:val="en-US"/>
          </w:rPr>
          <w:t xml:space="preserve"> </w:t>
        </w:r>
      </w:ins>
      <w:del w:id="134" w:author="marcelo" w:date="2026-06-02T15:37:21Z">
        <w:r>
          <w:rPr>
            <w:rFonts w:ascii="Times New Roman" w:hAnsi="Times New Roman" w:cs="Times New Roman"/>
          </w:rPr>
          <w:delText xml:space="preserve">the properties of their vocalizations </w:delText>
        </w:r>
      </w:del>
      <w:del w:id="135" w:author="marcelo" w:date="2026-06-02T15:32:17Z">
        <w:r>
          <w:rPr>
            <w:rFonts w:ascii="Times New Roman" w:hAnsi="Times New Roman" w:cs="Times New Roman"/>
          </w:rPr>
          <w:delText xml:space="preserve">to </w:delText>
        </w:r>
      </w:del>
      <w:del w:id="136" w:author="marcelo" w:date="2026-06-02T15:32:17Z">
        <w:r>
          <w:rPr>
            <w:rFonts w:hint="default" w:ascii="Times New Roman" w:hAnsi="Times New Roman" w:cs="Times New Roman"/>
            <w:lang w:val="en-US"/>
          </w:rPr>
          <w:delText xml:space="preserve">maximize </w:delText>
        </w:r>
      </w:del>
      <w:del w:id="137" w:author="marcelo" w:date="2026-06-02T15:32:17Z">
        <w:r>
          <w:rPr>
            <w:rFonts w:ascii="Times New Roman" w:hAnsi="Times New Roman" w:cs="Times New Roman"/>
          </w:rPr>
          <w:delText xml:space="preserve">their transmission </w:delText>
        </w:r>
      </w:del>
      <w:r>
        <w:rPr>
          <w:rFonts w:ascii="Times New Roman" w:hAnsi="Times New Roman" w:cs="Times New Roman"/>
        </w:rPr>
        <w:t xml:space="preserve">in response to diverse </w:t>
      </w:r>
      <w:del w:id="138" w:author="marcelo" w:date="2026-06-02T15:32:28Z">
        <w:r>
          <w:rPr>
            <w:rFonts w:hint="default" w:ascii="Times New Roman" w:hAnsi="Times New Roman" w:cs="Times New Roman"/>
            <w:lang w:val="en-US"/>
          </w:rPr>
          <w:delText>environmental</w:delText>
        </w:r>
      </w:del>
      <w:ins w:id="139" w:author="marcelo" w:date="2026-06-02T15:32:28Z">
        <w:r>
          <w:rPr>
            <w:rFonts w:hint="default" w:ascii="Times New Roman" w:hAnsi="Times New Roman" w:cs="Times New Roman"/>
            <w:lang w:val="en-US"/>
          </w:rPr>
          <w:t>ecol</w:t>
        </w:r>
      </w:ins>
      <w:ins w:id="140" w:author="marcelo" w:date="2026-06-02T15:32:29Z">
        <w:r>
          <w:rPr>
            <w:rFonts w:hint="default" w:ascii="Times New Roman" w:hAnsi="Times New Roman" w:cs="Times New Roman"/>
            <w:lang w:val="en-US"/>
          </w:rPr>
          <w:t>o</w:t>
        </w:r>
      </w:ins>
      <w:ins w:id="141" w:author="marcelo" w:date="2026-06-02T15:32:30Z">
        <w:r>
          <w:rPr>
            <w:rFonts w:hint="default" w:ascii="Times New Roman" w:hAnsi="Times New Roman" w:cs="Times New Roman"/>
            <w:lang w:val="en-US"/>
          </w:rPr>
          <w:t>g</w:t>
        </w:r>
      </w:ins>
      <w:ins w:id="142" w:author="marcelo" w:date="2026-06-02T15:32:31Z">
        <w:r>
          <w:rPr>
            <w:rFonts w:hint="default" w:ascii="Times New Roman" w:hAnsi="Times New Roman" w:cs="Times New Roman"/>
            <w:lang w:val="en-US"/>
          </w:rPr>
          <w:t>i</w:t>
        </w:r>
      </w:ins>
      <w:ins w:id="143" w:author="marcelo" w:date="2026-06-02T15:32:32Z">
        <w:r>
          <w:rPr>
            <w:rFonts w:hint="default" w:ascii="Times New Roman" w:hAnsi="Times New Roman" w:cs="Times New Roman"/>
            <w:lang w:val="en-US"/>
          </w:rPr>
          <w:t>cal</w:t>
        </w:r>
      </w:ins>
      <w:r>
        <w:rPr>
          <w:rFonts w:ascii="Times New Roman" w:hAnsi="Times New Roman" w:cs="Times New Roman"/>
        </w:rPr>
        <w:t xml:space="preserve"> and </w:t>
      </w:r>
      <w:del w:id="144" w:author="marcelo" w:date="2026-06-02T15:32:34Z">
        <w:r>
          <w:rPr>
            <w:rFonts w:hint="default" w:ascii="Times New Roman" w:hAnsi="Times New Roman" w:cs="Times New Roman"/>
            <w:lang w:val="en-US"/>
          </w:rPr>
          <w:delText xml:space="preserve">biological </w:delText>
        </w:r>
      </w:del>
      <w:ins w:id="145" w:author="marcelo" w:date="2026-06-02T15:32:34Z">
        <w:r>
          <w:rPr>
            <w:rFonts w:hint="default" w:ascii="Times New Roman" w:hAnsi="Times New Roman" w:cs="Times New Roman"/>
            <w:lang w:val="en-US"/>
          </w:rPr>
          <w:t>social</w:t>
        </w:r>
      </w:ins>
      <w:ins w:id="146" w:author="marcelo" w:date="2026-06-02T15:32:35Z">
        <w:r>
          <w:rPr>
            <w:rFonts w:hint="default" w:ascii="Times New Roman" w:hAnsi="Times New Roman" w:cs="Times New Roman"/>
            <w:lang w:val="en-US"/>
          </w:rPr>
          <w:t xml:space="preserve"> </w:t>
        </w:r>
      </w:ins>
      <w:r>
        <w:rPr>
          <w:rFonts w:ascii="Times New Roman" w:hAnsi="Times New Roman" w:cs="Times New Roman"/>
        </w:rPr>
        <w:t xml:space="preserve">factors, such as habitat structure, noise, </w:t>
      </w:r>
      <w:ins w:id="147" w:author="marcelo" w:date="2026-06-02T15:32:59Z">
        <w:r>
          <w:rPr>
            <w:rFonts w:hint="default" w:ascii="Times New Roman" w:hAnsi="Times New Roman" w:cs="Times New Roman"/>
            <w:lang w:val="en-US"/>
          </w:rPr>
          <w:t xml:space="preserve">and </w:t>
        </w:r>
      </w:ins>
      <w:r>
        <w:rPr>
          <w:rFonts w:ascii="Times New Roman" w:hAnsi="Times New Roman" w:cs="Times New Roman"/>
        </w:rPr>
        <w:t xml:space="preserve">sexual </w:t>
      </w:r>
      <w:del w:id="148" w:author="marcelo" w:date="2026-06-02T15:32:44Z">
        <w:r>
          <w:rPr>
            <w:rFonts w:hint="default" w:ascii="Times New Roman" w:hAnsi="Times New Roman" w:cs="Times New Roman"/>
            <w:lang w:val="en-US"/>
          </w:rPr>
          <w:delText>and natural selection pressures</w:delText>
        </w:r>
        <w:commentRangeEnd w:id="4"/>
      </w:del>
      <w:del w:id="149" w:author="marcelo" w:date="2026-06-02T15:32:44Z">
        <w:r>
          <w:rPr>
            <w:rFonts w:hint="default"/>
            <w:lang w:val="en-US"/>
          </w:rPr>
          <w:commentReference w:id="4"/>
        </w:r>
      </w:del>
      <w:ins w:id="150" w:author="marcelo" w:date="2026-06-02T15:32:44Z">
        <w:r>
          <w:rPr>
            <w:rFonts w:hint="default" w:ascii="Times New Roman" w:hAnsi="Times New Roman" w:cs="Times New Roman"/>
            <w:lang w:val="en-US"/>
          </w:rPr>
          <w:t>sele</w:t>
        </w:r>
      </w:ins>
      <w:ins w:id="151" w:author="marcelo" w:date="2026-06-02T15:32:45Z">
        <w:r>
          <w:rPr>
            <w:rFonts w:hint="default" w:ascii="Times New Roman" w:hAnsi="Times New Roman" w:cs="Times New Roman"/>
            <w:lang w:val="en-US"/>
          </w:rPr>
          <w:t>ction</w:t>
        </w:r>
      </w:ins>
      <w:r>
        <w:rPr>
          <w:rFonts w:ascii="Times New Roman" w:hAnsi="Times New Roman" w:cs="Times New Roman"/>
        </w:rPr>
        <w:t xml:space="preserve"> (Boncoraglio &amp; Saino 2007, Wilkins et al. 2013, Mikula et al. 2021). Over time, </w:t>
      </w:r>
      <w:del w:id="152" w:author="marcelo" w:date="2026-06-02T15:34:05Z">
        <w:r>
          <w:rPr>
            <w:rFonts w:hint="default" w:ascii="Times New Roman" w:hAnsi="Times New Roman" w:cs="Times New Roman"/>
            <w:lang w:val="en-US"/>
          </w:rPr>
          <w:delText>this variability</w:delText>
        </w:r>
      </w:del>
      <w:ins w:id="153" w:author="marcelo" w:date="2026-06-02T15:34:07Z">
        <w:r>
          <w:rPr>
            <w:rFonts w:hint="default" w:ascii="Times New Roman" w:hAnsi="Times New Roman" w:cs="Times New Roman"/>
            <w:lang w:val="en-US"/>
          </w:rPr>
          <w:t>such</w:t>
        </w:r>
      </w:ins>
      <w:ins w:id="154" w:author="marcelo" w:date="2026-06-02T15:34:08Z">
        <w:r>
          <w:rPr>
            <w:rFonts w:hint="default" w:ascii="Times New Roman" w:hAnsi="Times New Roman" w:cs="Times New Roman"/>
            <w:lang w:val="en-US"/>
          </w:rPr>
          <w:t xml:space="preserve"> proce</w:t>
        </w:r>
      </w:ins>
      <w:ins w:id="155" w:author="marcelo" w:date="2026-06-02T15:34:09Z">
        <w:r>
          <w:rPr>
            <w:rFonts w:hint="default" w:ascii="Times New Roman" w:hAnsi="Times New Roman" w:cs="Times New Roman"/>
            <w:lang w:val="en-US"/>
          </w:rPr>
          <w:t>sse</w:t>
        </w:r>
      </w:ins>
      <w:ins w:id="156" w:author="marcelo" w:date="2026-06-02T15:34:10Z">
        <w:r>
          <w:rPr>
            <w:rFonts w:hint="default" w:ascii="Times New Roman" w:hAnsi="Times New Roman" w:cs="Times New Roman"/>
            <w:lang w:val="en-US"/>
          </w:rPr>
          <w:t>s</w:t>
        </w:r>
      </w:ins>
      <w:r>
        <w:rPr>
          <w:rFonts w:ascii="Times New Roman" w:hAnsi="Times New Roman" w:cs="Times New Roman"/>
        </w:rPr>
        <w:t xml:space="preserve"> can promote the emergence of</w:t>
      </w:r>
      <w:ins w:id="157" w:author="marcelo" w:date="2026-06-02T15:20:47Z">
        <w:r>
          <w:rPr>
            <w:rFonts w:hint="default" w:ascii="Times New Roman" w:hAnsi="Times New Roman" w:cs="Times New Roman"/>
            <w:lang w:val="en-US"/>
          </w:rPr>
          <w:t xml:space="preserve"> </w:t>
        </w:r>
      </w:ins>
      <w:ins w:id="158" w:author="marcelo" w:date="2026-06-02T15:20:49Z">
        <w:r>
          <w:rPr>
            <w:rFonts w:hint="default" w:ascii="Times New Roman" w:hAnsi="Times New Roman" w:cs="Times New Roman"/>
            <w:lang w:val="en-US"/>
          </w:rPr>
          <w:t>var</w:t>
        </w:r>
      </w:ins>
      <w:ins w:id="159" w:author="marcelo" w:date="2026-06-02T15:20:50Z">
        <w:r>
          <w:rPr>
            <w:rFonts w:hint="default" w:ascii="Times New Roman" w:hAnsi="Times New Roman" w:cs="Times New Roman"/>
            <w:lang w:val="en-US"/>
          </w:rPr>
          <w:t>iants</w:t>
        </w:r>
      </w:ins>
      <w:r>
        <w:rPr>
          <w:rFonts w:ascii="Times New Roman" w:hAnsi="Times New Roman" w:cs="Times New Roman"/>
        </w:rPr>
        <w:t xml:space="preserve"> </w:t>
      </w:r>
      <w:ins w:id="160" w:author="marcelo" w:date="2026-06-02T15:20:53Z">
        <w:r>
          <w:rPr>
            <w:rFonts w:hint="default" w:ascii="Times New Roman" w:hAnsi="Times New Roman" w:cs="Times New Roman"/>
            <w:lang w:val="en-US"/>
          </w:rPr>
          <w:t>(</w:t>
        </w:r>
      </w:ins>
      <w:ins w:id="161" w:author="marcelo" w:date="2026-06-02T15:21:28Z">
        <w:r>
          <w:rPr>
            <w:rFonts w:hint="default" w:ascii="Times New Roman" w:hAnsi="Times New Roman" w:cs="Times New Roman"/>
            <w:lang w:val="en-US"/>
          </w:rPr>
          <w:t>e.</w:t>
        </w:r>
      </w:ins>
      <w:ins w:id="162" w:author="marcelo" w:date="2026-06-02T15:21:29Z">
        <w:r>
          <w:rPr>
            <w:rFonts w:hint="default" w:ascii="Times New Roman" w:hAnsi="Times New Roman" w:cs="Times New Roman"/>
            <w:lang w:val="en-US"/>
          </w:rPr>
          <w:t>g.</w:t>
        </w:r>
      </w:ins>
      <w:ins w:id="163" w:author="marcelo" w:date="2026-06-02T15:33:31Z">
        <w:r>
          <w:rPr>
            <w:rFonts w:hint="default" w:ascii="Times New Roman" w:hAnsi="Times New Roman" w:cs="Times New Roman"/>
            <w:lang w:val="en-US"/>
          </w:rPr>
          <w:t xml:space="preserve"> </w:t>
        </w:r>
      </w:ins>
      <w:ins w:id="164" w:author="marcelo" w:date="2026-06-02T15:33:32Z">
        <w:r>
          <w:rPr>
            <w:rFonts w:hint="default" w:ascii="Times New Roman" w:hAnsi="Times New Roman" w:cs="Times New Roman"/>
            <w:lang w:val="en-US"/>
          </w:rPr>
          <w:t>vocal</w:t>
        </w:r>
      </w:ins>
      <w:ins w:id="165" w:author="marcelo" w:date="2026-06-02T15:21:29Z">
        <w:r>
          <w:rPr>
            <w:rFonts w:hint="default" w:ascii="Times New Roman" w:hAnsi="Times New Roman" w:cs="Times New Roman"/>
            <w:lang w:val="en-US"/>
          </w:rPr>
          <w:t xml:space="preserve"> </w:t>
        </w:r>
      </w:ins>
      <w:del w:id="166" w:author="marcelo" w:date="2026-06-02T15:20:52Z">
        <w:r>
          <w:rPr>
            <w:rFonts w:ascii="Times New Roman" w:hAnsi="Times New Roman" w:cs="Times New Roman"/>
          </w:rPr>
          <w:delText xml:space="preserve">new </w:delText>
        </w:r>
      </w:del>
      <w:r>
        <w:rPr>
          <w:rFonts w:ascii="Times New Roman" w:hAnsi="Times New Roman" w:cs="Times New Roman"/>
        </w:rPr>
        <w:t>dialects</w:t>
      </w:r>
      <w:ins w:id="167" w:author="marcelo" w:date="2026-06-02T15:20:58Z">
        <w:r>
          <w:rPr>
            <w:rFonts w:hint="default" w:ascii="Times New Roman" w:hAnsi="Times New Roman" w:cs="Times New Roman"/>
            <w:lang w:val="en-US"/>
          </w:rPr>
          <w:t>)</w:t>
        </w:r>
      </w:ins>
      <w:r>
        <w:rPr>
          <w:rFonts w:ascii="Times New Roman" w:hAnsi="Times New Roman" w:cs="Times New Roman"/>
        </w:rPr>
        <w:t xml:space="preserve">, that </w:t>
      </w:r>
      <w:ins w:id="168" w:author="marcelo" w:date="2026-06-03T09:01:27Z">
        <w:r>
          <w:rPr>
            <w:rFonts w:hint="default" w:ascii="Times New Roman" w:hAnsi="Times New Roman" w:cs="Times New Roman"/>
            <w:lang w:val="en-US"/>
          </w:rPr>
          <w:t>c</w:t>
        </w:r>
      </w:ins>
      <w:ins w:id="169" w:author="marcelo" w:date="2026-06-03T09:01:28Z">
        <w:r>
          <w:rPr>
            <w:rFonts w:hint="default" w:ascii="Times New Roman" w:hAnsi="Times New Roman" w:cs="Times New Roman"/>
            <w:lang w:val="en-US"/>
          </w:rPr>
          <w:t xml:space="preserve">an </w:t>
        </w:r>
      </w:ins>
      <w:r>
        <w:rPr>
          <w:rFonts w:ascii="Times New Roman" w:hAnsi="Times New Roman" w:cs="Times New Roman"/>
        </w:rPr>
        <w:t>potentially become locally fixed, favoring the development of reproductive barriers even in the absence of genetic differentiation (Lachlan and Servedio 2004; Wilkins et al. 2013; Mason and Burn</w:t>
      </w:r>
      <w:commentRangeStart w:id="5"/>
      <w:r>
        <w:rPr>
          <w:rFonts w:ascii="Times New Roman" w:hAnsi="Times New Roman" w:cs="Times New Roman"/>
        </w:rPr>
        <w:t>s 2015).</w:t>
      </w:r>
      <w:commentRangeEnd w:id="5"/>
      <w:r>
        <w:commentReference w:id="5"/>
      </w:r>
    </w:p>
    <w:p>
      <w:pPr>
        <w:spacing w:line="480" w:lineRule="auto"/>
        <w:rPr>
          <w:rFonts w:ascii="Times New Roman" w:hAnsi="Times New Roman" w:cs="Times New Roman"/>
        </w:rPr>
      </w:pPr>
      <w:r>
        <w:rPr>
          <w:rFonts w:ascii="Times New Roman" w:hAnsi="Times New Roman" w:cs="Times New Roman"/>
        </w:rPr>
        <w:t>The hypothesis of reproductive character displacement (RCD) proposes that traits involved in mate recognition diverge in sympatry to reduce costly heterospecific interactions. Acoustic signals in songbirds are expected to be prone to such divergence and thus provide a prominent system to test this idea.</w:t>
      </w:r>
      <w:r>
        <w:t xml:space="preserve"> </w:t>
      </w:r>
      <w:r>
        <w:rPr>
          <w:rFonts w:ascii="Times New Roman" w:hAnsi="Times New Roman" w:cs="Times New Roman"/>
        </w:rPr>
        <w:t xml:space="preserve">It suggests that sympatric species modify their acoustic signals to occupy distinct acoustic niches, enhancing mate recognition </w:t>
      </w:r>
      <w:r>
        <w:rPr>
          <w:rFonts w:ascii="Times New Roman" w:hAnsi="Times New Roman" w:cs="Times New Roman"/>
          <w:lang w:val="en-CA"/>
        </w:rPr>
        <w:t xml:space="preserve">(Pfennig and Pfennig 2009; Wilkins et al. 2013). </w:t>
      </w:r>
      <w:r>
        <w:rPr>
          <w:rFonts w:ascii="Times New Roman" w:hAnsi="Times New Roman" w:cs="Times New Roman"/>
        </w:rPr>
        <w:t xml:space="preserve">Maintaining distinct acoustic signals is particularly critical in closely related species in sympatry, as this prevents the weakening of prezygotic reproductive barriers and the costs of maladaptive hybridization (De Kort et al. 2002). </w:t>
      </w:r>
      <w:bookmarkStart w:id="0" w:name="_Hlk173925241"/>
      <w:r>
        <w:rPr>
          <w:rFonts w:ascii="Times New Roman" w:hAnsi="Times New Roman" w:cs="Times New Roman"/>
        </w:rPr>
        <w:t xml:space="preserve">However, sympatric species may also converge in their acoustic signals if they share similar adaptations to local environmental conditions (Seddon 2005; Derryberry 2009), exhibit similar ecological or habitat preferences (Cody 1969, 1973), engage in cross-learning of vocalizations (Grant and Grant 1997; Irwin and Price 1999), or experience events of genetic introgression (Kirschel et al. 2019). </w:t>
      </w:r>
      <w:bookmarkEnd w:id="0"/>
    </w:p>
    <w:p>
      <w:pPr>
        <w:spacing w:line="480" w:lineRule="auto"/>
        <w:rPr>
          <w:rFonts w:ascii="Times New Roman" w:hAnsi="Times New Roman" w:cs="Times New Roman"/>
        </w:rPr>
      </w:pPr>
      <w:r>
        <w:rPr>
          <w:rFonts w:ascii="Times New Roman" w:hAnsi="Times New Roman" w:cs="Times New Roman"/>
        </w:rPr>
        <w:t xml:space="preserve">The southern capuchinos constitute a recent radiation within the genus </w:t>
      </w:r>
      <w:r>
        <w:rPr>
          <w:rFonts w:ascii="Times New Roman" w:hAnsi="Times New Roman" w:cs="Times New Roman"/>
          <w:i/>
          <w:iCs/>
        </w:rPr>
        <w:t>Sporophila</w:t>
      </w:r>
      <w:r>
        <w:rPr>
          <w:rFonts w:ascii="Times New Roman" w:hAnsi="Times New Roman" w:cs="Times New Roman"/>
        </w:rPr>
        <w:t>, comprising ten species that reproduce in various combinations of local sympatry across the grasslands of southern South America (Billerman et al., 2020). Many species in the group coexist in the wintering areas and later migrate in mixed-species flocks to their respective breeding sites (Da Silva 1999).</w:t>
      </w:r>
      <w:commentRangeStart w:id="6"/>
      <w:r>
        <w:rPr>
          <w:rFonts w:ascii="Times New Roman" w:hAnsi="Times New Roman" w:cs="Times New Roman"/>
        </w:rPr>
        <w:t xml:space="preserve"> Despite their extremely low genetic differentiation (average genome-wide F</w:t>
      </w:r>
      <w:r>
        <w:rPr>
          <w:rFonts w:ascii="Times New Roman" w:hAnsi="Times New Roman" w:cs="Times New Roman"/>
          <w:vertAlign w:val="subscript"/>
        </w:rPr>
        <w:t>st</w:t>
      </w:r>
      <w:r>
        <w:rPr>
          <w:rFonts w:ascii="Times New Roman" w:hAnsi="Times New Roman" w:cs="Times New Roman"/>
        </w:rPr>
        <w:t xml:space="preserve"> ~ 0.008; Campagna et al. 2017) and morphometric similarity, males conspicuously differ in plumage coloration (Ridgely and Tudor 1989, Campagna et al. 2012) </w:t>
      </w:r>
      <w:commentRangeStart w:id="7"/>
      <w:commentRangeStart w:id="8"/>
      <w:commentRangeStart w:id="9"/>
      <w:commentRangeStart w:id="10"/>
      <w:r>
        <w:rPr>
          <w:rFonts w:ascii="Times New Roman" w:hAnsi="Times New Roman" w:cs="Times New Roman"/>
        </w:rPr>
        <w:t>and to a lesser extent in their vocalizations</w:t>
      </w:r>
      <w:commentRangeEnd w:id="7"/>
      <w:r>
        <w:rPr>
          <w:rStyle w:val="14"/>
          <w:rFonts w:ascii="Times New Roman" w:hAnsi="Times New Roman" w:cs="Times New Roman"/>
          <w:sz w:val="24"/>
          <w:szCs w:val="24"/>
        </w:rPr>
        <w:commentReference w:id="7"/>
      </w:r>
      <w:commentRangeEnd w:id="8"/>
      <w:r>
        <w:rPr>
          <w:rStyle w:val="14"/>
          <w:rFonts w:ascii="Times New Roman" w:hAnsi="Times New Roman" w:cs="Times New Roman"/>
          <w:sz w:val="24"/>
          <w:szCs w:val="24"/>
        </w:rPr>
        <w:commentReference w:id="8"/>
      </w:r>
      <w:commentRangeEnd w:id="9"/>
      <w:r>
        <w:rPr>
          <w:rStyle w:val="14"/>
          <w:rFonts w:ascii="Times New Roman" w:hAnsi="Times New Roman" w:cs="Times New Roman"/>
          <w:sz w:val="24"/>
          <w:szCs w:val="24"/>
        </w:rPr>
        <w:commentReference w:id="9"/>
      </w:r>
      <w:commentRangeEnd w:id="10"/>
      <w:r>
        <w:commentReference w:id="10"/>
      </w:r>
      <w:r>
        <w:rPr>
          <w:rFonts w:ascii="Times New Roman" w:hAnsi="Times New Roman" w:cs="Times New Roman"/>
        </w:rPr>
        <w:t xml:space="preserve"> (Ridgely and Tudor 1989; Areta 2008, 2011; Campagna et al. 2012)</w:t>
      </w:r>
      <w:commentRangeEnd w:id="6"/>
      <w:r>
        <w:commentReference w:id="6"/>
      </w:r>
      <w:r>
        <w:rPr>
          <w:rFonts w:ascii="Times New Roman" w:hAnsi="Times New Roman" w:cs="Times New Roman"/>
        </w:rPr>
        <w:t xml:space="preserve">. These visual and acoustic traits are used by males to recognize conspecifics when defending territories (Benites et al. 2015; Turbek et al. 2021). </w:t>
      </w:r>
      <w:commentRangeStart w:id="11"/>
      <w:r>
        <w:rPr>
          <w:rFonts w:ascii="Times New Roman" w:hAnsi="Times New Roman" w:cs="Times New Roman"/>
        </w:rPr>
        <w:t>With the advent of next-generation sequencing, recent studies of the group have focused on plumage coloration, its role in prezygotic reproductive isolation, and its genetic basis (Campagna et al. 2017; Turbek et al. 2021; Estalles et al. 2022; Recuerda et al. 2025).</w:t>
      </w:r>
      <w:commentRangeEnd w:id="11"/>
      <w:r>
        <w:commentReference w:id="11"/>
      </w:r>
    </w:p>
    <w:p>
      <w:pPr>
        <w:spacing w:line="480" w:lineRule="auto"/>
        <w:rPr>
          <w:rFonts w:ascii="Times New Roman" w:hAnsi="Times New Roman" w:cs="Times New Roman"/>
        </w:rPr>
      </w:pPr>
      <w:r>
        <w:rPr>
          <w:rFonts w:ascii="Times New Roman" w:hAnsi="Times New Roman" w:cs="Times New Roman"/>
        </w:rPr>
        <w:t xml:space="preserve">Acoustic traits in the genus </w:t>
      </w:r>
      <w:r>
        <w:rPr>
          <w:rFonts w:ascii="Times New Roman" w:hAnsi="Times New Roman" w:cs="Times New Roman"/>
          <w:i/>
          <w:iCs/>
        </w:rPr>
        <w:t xml:space="preserve">Sporophila </w:t>
      </w:r>
      <w:r>
        <w:rPr>
          <w:rFonts w:ascii="Times New Roman" w:hAnsi="Times New Roman" w:cs="Times New Roman"/>
        </w:rPr>
        <w:t>have been studied across multiple scales, revealing a complex pattern of vocal evolution, in which song structure reflects phylogenetic relationships more strongly than morphology (Porzio et al. 2019). Within the southern capuchinos, both males and females share repertoire calls that differ among species (Repenning &amp; Suertegaray-Fontana 2019). Male songs typically consist of an introductory portion composed of a few simple notes, emitted alone or followed by a long and rhythmic sequence of complex notes (Repenning et al. 2010; Areta and Repenning 2011; Areta et al. 2011). In some species, this introductory portion has been shown to function as a</w:t>
      </w:r>
      <w:ins w:id="170" w:author="marcelo" w:date="2026-06-03T09:48:39Z">
        <w:r>
          <w:rPr>
            <w:rFonts w:hint="default" w:ascii="Times New Roman" w:hAnsi="Times New Roman" w:cs="Times New Roman"/>
            <w:lang w:val="en-US"/>
          </w:rPr>
          <w:t xml:space="preserve">n </w:t>
        </w:r>
      </w:ins>
      <w:ins w:id="171" w:author="marcelo" w:date="2026-06-03T09:48:40Z">
        <w:r>
          <w:rPr>
            <w:rFonts w:hint="default" w:ascii="Times New Roman" w:hAnsi="Times New Roman" w:cs="Times New Roman"/>
            <w:lang w:val="en-US"/>
          </w:rPr>
          <w:t>individu</w:t>
        </w:r>
      </w:ins>
      <w:ins w:id="172" w:author="marcelo" w:date="2026-06-03T09:48:41Z">
        <w:r>
          <w:rPr>
            <w:rFonts w:hint="default" w:ascii="Times New Roman" w:hAnsi="Times New Roman" w:cs="Times New Roman"/>
            <w:lang w:val="en-US"/>
          </w:rPr>
          <w:t>al?</w:t>
        </w:r>
      </w:ins>
      <w:r>
        <w:rPr>
          <w:rFonts w:ascii="Times New Roman" w:hAnsi="Times New Roman" w:cs="Times New Roman"/>
        </w:rPr>
        <w:t xml:space="preserve"> “signature” element, produced consistently by territorial males when not actively defending their territories (e.g., while foraging; Repenning et al. 2010). During territorial disputes, however, males emphasize the long sequence of complex notes (Repenning et al. 2010). Although southern capuchino songs are overall similar and differ mainly in the types of notes employed (Campagna et al. 2012), broadly distributed species such as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exhibit distinct </w:t>
      </w:r>
      <w:commentRangeStart w:id="12"/>
      <w:r>
        <w:rPr>
          <w:rFonts w:ascii="Times New Roman" w:hAnsi="Times New Roman" w:cs="Times New Roman"/>
        </w:rPr>
        <w:t>regiolects</w:t>
      </w:r>
      <w:commentRangeEnd w:id="12"/>
      <w:r>
        <w:commentReference w:id="12"/>
      </w:r>
      <w:r>
        <w:rPr>
          <w:rFonts w:ascii="Times New Roman" w:hAnsi="Times New Roman" w:cs="Times New Roman"/>
        </w:rPr>
        <w:t>, likely resulting from their spatially discontinuous distributions, differential habitat use, and high philopatry (Areta and Repenning 2011; Areta et al. 2011)</w:t>
      </w:r>
      <w:commentRangeStart w:id="13"/>
      <w:r>
        <w:rPr>
          <w:rFonts w:ascii="Times New Roman" w:hAnsi="Times New Roman" w:cs="Times New Roman"/>
        </w:rPr>
        <w:t>.</w:t>
      </w:r>
      <w:commentRangeEnd w:id="13"/>
      <w:r>
        <w:commentReference w:id="13"/>
      </w:r>
      <w:r>
        <w:rPr>
          <w:rFonts w:ascii="Times New Roman" w:hAnsi="Times New Roman" w:cs="Times New Roman"/>
        </w:rPr>
        <w:t xml:space="preserve"> In this study, we described and compared the vocalizations of </w:t>
      </w:r>
      <w:r>
        <w:rPr>
          <w:rFonts w:ascii="Times New Roman" w:hAnsi="Times New Roman" w:cs="Times New Roman"/>
          <w:i/>
          <w:iCs/>
        </w:rPr>
        <w:t>S. hypoxantha</w:t>
      </w:r>
      <w:r>
        <w:rPr>
          <w:rFonts w:ascii="Times New Roman" w:hAnsi="Times New Roman" w:cs="Times New Roman"/>
        </w:rPr>
        <w:t xml:space="preserve">, </w:t>
      </w:r>
      <w:r>
        <w:rPr>
          <w:rFonts w:ascii="Times New Roman" w:hAnsi="Times New Roman" w:cs="Times New Roman"/>
          <w:i/>
          <w:iCs/>
        </w:rPr>
        <w:t>S. palustris</w:t>
      </w:r>
      <w:r>
        <w:rPr>
          <w:rFonts w:ascii="Times New Roman" w:hAnsi="Times New Roman" w:cs="Times New Roman"/>
        </w:rPr>
        <w:t xml:space="preserve">,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iberaensis</w:t>
      </w:r>
      <w:r>
        <w:rPr>
          <w:rFonts w:ascii="Times New Roman" w:hAnsi="Times New Roman" w:cs="Times New Roman"/>
        </w:rPr>
        <w:t xml:space="preserve"> across five localities in northern and central Argentina, where the species breed in various combinations of local sympatry and allopatry; Figure 1). We accomplished this by separately evaluating the simple notes emitted alone or as the introductory portion of the song (hereafter referred to as “simple songs”) and the entire song (comprising in most cases the introductory portion plus the sequence of complex notes; hereafter “complex songs” (Figure 2), and by </w:t>
      </w:r>
      <w:del w:id="173" w:author="marcelo" w:date="2026-06-03T10:02:31Z">
        <w:r>
          <w:rPr>
            <w:rFonts w:hint="default" w:ascii="Times New Roman" w:hAnsi="Times New Roman" w:cs="Times New Roman"/>
            <w:lang w:val="en-US"/>
          </w:rPr>
          <w:delText xml:space="preserve">estimating for both of them acoustic features </w:delText>
        </w:r>
      </w:del>
      <w:ins w:id="174" w:author="marcelo" w:date="2026-06-03T10:02:31Z">
        <w:r>
          <w:rPr>
            <w:rFonts w:hint="default" w:ascii="Times New Roman" w:hAnsi="Times New Roman" w:cs="Times New Roman"/>
            <w:lang w:val="en-US"/>
          </w:rPr>
          <w:t>q</w:t>
        </w:r>
      </w:ins>
      <w:ins w:id="175" w:author="marcelo" w:date="2026-06-03T10:02:32Z">
        <w:r>
          <w:rPr>
            <w:rFonts w:hint="default" w:ascii="Times New Roman" w:hAnsi="Times New Roman" w:cs="Times New Roman"/>
            <w:lang w:val="en-US"/>
          </w:rPr>
          <w:t>u</w:t>
        </w:r>
      </w:ins>
      <w:ins w:id="176" w:author="marcelo" w:date="2026-06-03T10:06:41Z">
        <w:r>
          <w:rPr>
            <w:rFonts w:hint="default" w:ascii="Times New Roman" w:hAnsi="Times New Roman" w:cs="Times New Roman"/>
            <w:lang w:val="en-US"/>
          </w:rPr>
          <w:t>a</w:t>
        </w:r>
      </w:ins>
      <w:ins w:id="177" w:author="marcelo" w:date="2026-06-03T10:02:32Z">
        <w:r>
          <w:rPr>
            <w:rFonts w:hint="default" w:ascii="Times New Roman" w:hAnsi="Times New Roman" w:cs="Times New Roman"/>
            <w:lang w:val="en-US"/>
          </w:rPr>
          <w:t>ntif</w:t>
        </w:r>
      </w:ins>
      <w:ins w:id="178" w:author="marcelo" w:date="2026-06-03T10:02:36Z">
        <w:r>
          <w:rPr>
            <w:rFonts w:hint="default" w:ascii="Times New Roman" w:hAnsi="Times New Roman" w:cs="Times New Roman"/>
            <w:lang w:val="en-US"/>
          </w:rPr>
          <w:t>y</w:t>
        </w:r>
      </w:ins>
      <w:ins w:id="179" w:author="marcelo" w:date="2026-06-03T10:02:34Z">
        <w:r>
          <w:rPr>
            <w:rFonts w:hint="default" w:ascii="Times New Roman" w:hAnsi="Times New Roman" w:cs="Times New Roman"/>
            <w:lang w:val="en-US"/>
          </w:rPr>
          <w:t xml:space="preserve">ing </w:t>
        </w:r>
      </w:ins>
      <w:ins w:id="180" w:author="marcelo" w:date="2026-06-03T10:02:42Z">
        <w:r>
          <w:rPr>
            <w:rFonts w:hint="default" w:ascii="Times New Roman" w:hAnsi="Times New Roman" w:cs="Times New Roman"/>
            <w:lang w:val="en-US"/>
          </w:rPr>
          <w:t>th</w:t>
        </w:r>
      </w:ins>
      <w:ins w:id="181" w:author="marcelo" w:date="2026-06-03T10:02:43Z">
        <w:r>
          <w:rPr>
            <w:rFonts w:hint="default" w:ascii="Times New Roman" w:hAnsi="Times New Roman" w:cs="Times New Roman"/>
            <w:lang w:val="en-US"/>
          </w:rPr>
          <w:t>e struc</w:t>
        </w:r>
      </w:ins>
      <w:ins w:id="182" w:author="marcelo" w:date="2026-06-03T10:02:51Z">
        <w:r>
          <w:rPr>
            <w:rFonts w:hint="default" w:ascii="Times New Roman" w:hAnsi="Times New Roman" w:cs="Times New Roman"/>
            <w:lang w:val="en-US"/>
          </w:rPr>
          <w:t>tu</w:t>
        </w:r>
      </w:ins>
      <w:ins w:id="183" w:author="marcelo" w:date="2026-06-03T10:02:52Z">
        <w:r>
          <w:rPr>
            <w:rFonts w:hint="default" w:ascii="Times New Roman" w:hAnsi="Times New Roman" w:cs="Times New Roman"/>
            <w:lang w:val="en-US"/>
          </w:rPr>
          <w:t xml:space="preserve">re of </w:t>
        </w:r>
      </w:ins>
      <w:ins w:id="184" w:author="marcelo" w:date="2026-06-03T10:02:53Z">
        <w:r>
          <w:rPr>
            <w:rFonts w:hint="default" w:ascii="Times New Roman" w:hAnsi="Times New Roman" w:cs="Times New Roman"/>
            <w:lang w:val="en-US"/>
          </w:rPr>
          <w:t xml:space="preserve">both </w:t>
        </w:r>
      </w:ins>
      <w:del w:id="185" w:author="marcelo" w:date="2026-06-03T10:03:14Z">
        <w:r>
          <w:rPr>
            <w:rFonts w:hint="default" w:ascii="Times New Roman" w:hAnsi="Times New Roman" w:cs="Times New Roman"/>
            <w:lang w:val="en-US"/>
          </w:rPr>
          <w:delText xml:space="preserve">of their </w:delText>
        </w:r>
      </w:del>
      <w:r>
        <w:rPr>
          <w:rFonts w:ascii="Times New Roman" w:hAnsi="Times New Roman" w:cs="Times New Roman"/>
        </w:rPr>
        <w:t xml:space="preserve">elements and </w:t>
      </w:r>
      <w:del w:id="186" w:author="marcelo" w:date="2026-06-03T10:03:13Z">
        <w:r>
          <w:rPr>
            <w:rFonts w:ascii="Times New Roman" w:hAnsi="Times New Roman" w:cs="Times New Roman"/>
          </w:rPr>
          <w:delText xml:space="preserve">the </w:delText>
        </w:r>
      </w:del>
      <w:r>
        <w:rPr>
          <w:rFonts w:ascii="Times New Roman" w:hAnsi="Times New Roman" w:cs="Times New Roman"/>
        </w:rPr>
        <w:t xml:space="preserve">entire songs. We leveraged the different conditions of allopatry and sympatry of these species across localities to </w:t>
      </w:r>
      <w:del w:id="187" w:author="marcelo" w:date="2026-06-03T10:07:20Z">
        <w:r>
          <w:rPr>
            <w:rFonts w:hint="default" w:ascii="Times New Roman" w:hAnsi="Times New Roman" w:cs="Times New Roman"/>
            <w:lang w:val="en-US"/>
          </w:rPr>
          <w:delText xml:space="preserve">test </w:delText>
        </w:r>
      </w:del>
      <w:ins w:id="188" w:author="marcelo" w:date="2026-06-03T10:07:20Z">
        <w:r>
          <w:rPr>
            <w:rFonts w:hint="default" w:ascii="Times New Roman" w:hAnsi="Times New Roman" w:cs="Times New Roman"/>
            <w:lang w:val="en-US"/>
          </w:rPr>
          <w:t>ev</w:t>
        </w:r>
      </w:ins>
      <w:ins w:id="189" w:author="marcelo" w:date="2026-06-03T10:07:21Z">
        <w:r>
          <w:rPr>
            <w:rFonts w:hint="default" w:ascii="Times New Roman" w:hAnsi="Times New Roman" w:cs="Times New Roman"/>
            <w:lang w:val="en-US"/>
          </w:rPr>
          <w:t>alu</w:t>
        </w:r>
      </w:ins>
      <w:ins w:id="190" w:author="marcelo" w:date="2026-06-03T10:07:22Z">
        <w:r>
          <w:rPr>
            <w:rFonts w:hint="default" w:ascii="Times New Roman" w:hAnsi="Times New Roman" w:cs="Times New Roman"/>
            <w:lang w:val="en-US"/>
          </w:rPr>
          <w:t>ate t</w:t>
        </w:r>
      </w:ins>
      <w:ins w:id="191" w:author="marcelo" w:date="2026-06-03T10:07:23Z">
        <w:r>
          <w:rPr>
            <w:rFonts w:hint="default" w:ascii="Times New Roman" w:hAnsi="Times New Roman" w:cs="Times New Roman"/>
            <w:lang w:val="en-US"/>
          </w:rPr>
          <w:t xml:space="preserve">he </w:t>
        </w:r>
      </w:ins>
      <w:del w:id="192" w:author="marcelo" w:date="2026-06-03T10:07:25Z">
        <w:r>
          <w:rPr>
            <w:rFonts w:hint="default" w:ascii="Times New Roman" w:hAnsi="Times New Roman" w:cs="Times New Roman"/>
            <w:lang w:val="en-US"/>
          </w:rPr>
          <w:delText xml:space="preserve">for the presence </w:delText>
        </w:r>
      </w:del>
      <w:ins w:id="193" w:author="marcelo" w:date="2026-06-03T10:07:26Z">
        <w:r>
          <w:rPr>
            <w:rFonts w:hint="default" w:ascii="Times New Roman" w:hAnsi="Times New Roman" w:cs="Times New Roman"/>
            <w:lang w:val="en-US"/>
          </w:rPr>
          <w:t>occur</w:t>
        </w:r>
      </w:ins>
      <w:ins w:id="194" w:author="marcelo" w:date="2026-06-03T10:07:27Z">
        <w:r>
          <w:rPr>
            <w:rFonts w:hint="default" w:ascii="Times New Roman" w:hAnsi="Times New Roman" w:cs="Times New Roman"/>
            <w:lang w:val="en-US"/>
          </w:rPr>
          <w:t>re</w:t>
        </w:r>
      </w:ins>
      <w:ins w:id="195" w:author="marcelo" w:date="2026-06-03T10:07:28Z">
        <w:r>
          <w:rPr>
            <w:rFonts w:hint="default" w:ascii="Times New Roman" w:hAnsi="Times New Roman" w:cs="Times New Roman"/>
            <w:lang w:val="en-US"/>
          </w:rPr>
          <w:t xml:space="preserve">nce </w:t>
        </w:r>
      </w:ins>
      <w:r>
        <w:rPr>
          <w:rFonts w:ascii="Times New Roman" w:hAnsi="Times New Roman" w:cs="Times New Roman"/>
        </w:rPr>
        <w:t>of reproductive character displacement on the acoustic properties of their songs. We predicted greater acoustic differentiation among southern capuchinos when occurring in sympatry than in allopatry, as a mechanism to avoid acoustic similarity and reduce the risk of hybridization. Finally, because geographic distance often promotes genetic and trait differentiation</w:t>
      </w:r>
      <w:ins w:id="196" w:author="marcelo" w:date="2026-06-03T10:31:08Z">
        <w:r>
          <w:rPr>
            <w:rFonts w:hint="default" w:ascii="Times New Roman" w:hAnsi="Times New Roman" w:cs="Times New Roman"/>
            <w:lang w:val="en-US"/>
          </w:rPr>
          <w:t xml:space="preserve"> </w:t>
        </w:r>
      </w:ins>
      <w:ins w:id="197" w:author="marcelo" w:date="2026-06-03T10:31:09Z">
        <w:r>
          <w:rPr>
            <w:rFonts w:hint="default" w:ascii="Times New Roman" w:hAnsi="Times New Roman" w:cs="Times New Roman"/>
            <w:lang w:val="en-US"/>
          </w:rPr>
          <w:t>(C</w:t>
        </w:r>
      </w:ins>
      <w:ins w:id="198" w:author="marcelo" w:date="2026-06-03T10:31:10Z">
        <w:r>
          <w:rPr>
            <w:rFonts w:hint="default" w:ascii="Times New Roman" w:hAnsi="Times New Roman" w:cs="Times New Roman"/>
            <w:lang w:val="en-US"/>
          </w:rPr>
          <w:t>ITATION</w:t>
        </w:r>
      </w:ins>
      <w:ins w:id="199" w:author="marcelo" w:date="2026-06-03T10:31:11Z">
        <w:r>
          <w:rPr>
            <w:rFonts w:hint="default" w:ascii="Times New Roman" w:hAnsi="Times New Roman" w:cs="Times New Roman"/>
            <w:lang w:val="en-US"/>
          </w:rPr>
          <w:t>S</w:t>
        </w:r>
      </w:ins>
      <w:ins w:id="200" w:author="marcelo" w:date="2026-06-03T10:31:32Z">
        <w:r>
          <w:rPr>
            <w:rFonts w:hint="default" w:ascii="Times New Roman" w:hAnsi="Times New Roman" w:cs="Times New Roman"/>
            <w:lang w:val="en-US"/>
          </w:rPr>
          <w:t>?</w:t>
        </w:r>
      </w:ins>
      <w:ins w:id="201" w:author="marcelo" w:date="2026-06-03T10:31:11Z">
        <w:r>
          <w:rPr>
            <w:rFonts w:hint="default" w:ascii="Times New Roman" w:hAnsi="Times New Roman" w:cs="Times New Roman"/>
            <w:lang w:val="en-US"/>
          </w:rPr>
          <w:t>)</w:t>
        </w:r>
      </w:ins>
      <w:r>
        <w:rPr>
          <w:rFonts w:ascii="Times New Roman" w:hAnsi="Times New Roman" w:cs="Times New Roman"/>
        </w:rPr>
        <w:t xml:space="preserve">, we </w:t>
      </w:r>
      <w:ins w:id="202" w:author="marcelo" w:date="2026-06-03T10:19:01Z">
        <w:r>
          <w:rPr>
            <w:rFonts w:hint="default" w:ascii="Times New Roman" w:hAnsi="Times New Roman" w:cs="Times New Roman"/>
            <w:lang w:val="en-US"/>
          </w:rPr>
          <w:t xml:space="preserve">also </w:t>
        </w:r>
      </w:ins>
      <w:r>
        <w:rPr>
          <w:rFonts w:ascii="Times New Roman" w:hAnsi="Times New Roman" w:cs="Times New Roman"/>
        </w:rPr>
        <w:t xml:space="preserve">explored the </w:t>
      </w:r>
      <w:del w:id="203" w:author="marcelo" w:date="2026-06-03T10:19:09Z">
        <w:r>
          <w:rPr>
            <w:rFonts w:hint="default" w:ascii="Times New Roman" w:hAnsi="Times New Roman" w:cs="Times New Roman"/>
            <w:lang w:val="en-US"/>
          </w:rPr>
          <w:delText xml:space="preserve">relationship </w:delText>
        </w:r>
      </w:del>
      <w:ins w:id="204" w:author="marcelo" w:date="2026-06-03T10:19:09Z">
        <w:r>
          <w:rPr>
            <w:rFonts w:hint="default" w:ascii="Times New Roman" w:hAnsi="Times New Roman" w:cs="Times New Roman"/>
            <w:lang w:val="en-US"/>
          </w:rPr>
          <w:t>rol</w:t>
        </w:r>
      </w:ins>
      <w:ins w:id="205" w:author="marcelo" w:date="2026-06-03T10:19:10Z">
        <w:r>
          <w:rPr>
            <w:rFonts w:hint="default" w:ascii="Times New Roman" w:hAnsi="Times New Roman" w:cs="Times New Roman"/>
            <w:lang w:val="en-US"/>
          </w:rPr>
          <w:t xml:space="preserve">e </w:t>
        </w:r>
      </w:ins>
      <w:del w:id="206" w:author="marcelo" w:date="2026-06-03T10:19:11Z">
        <w:r>
          <w:rPr>
            <w:rFonts w:hint="default" w:ascii="Times New Roman" w:hAnsi="Times New Roman" w:cs="Times New Roman"/>
            <w:lang w:val="en-US"/>
          </w:rPr>
          <w:delText xml:space="preserve">between </w:delText>
        </w:r>
      </w:del>
      <w:ins w:id="207" w:author="marcelo" w:date="2026-06-03T10:19:11Z">
        <w:r>
          <w:rPr>
            <w:rFonts w:hint="default" w:ascii="Times New Roman" w:hAnsi="Times New Roman" w:cs="Times New Roman"/>
            <w:lang w:val="en-US"/>
          </w:rPr>
          <w:t>of</w:t>
        </w:r>
      </w:ins>
      <w:ins w:id="208" w:author="marcelo" w:date="2026-06-03T10:19:14Z">
        <w:r>
          <w:rPr>
            <w:rFonts w:hint="default" w:ascii="Times New Roman" w:hAnsi="Times New Roman" w:cs="Times New Roman"/>
            <w:lang w:val="en-US"/>
          </w:rPr>
          <w:t xml:space="preserve"> </w:t>
        </w:r>
      </w:ins>
      <w:r>
        <w:rPr>
          <w:rFonts w:ascii="Times New Roman" w:hAnsi="Times New Roman" w:cs="Times New Roman"/>
        </w:rPr>
        <w:t xml:space="preserve">geographic distance </w:t>
      </w:r>
      <w:del w:id="209" w:author="marcelo" w:date="2026-06-03T10:19:20Z">
        <w:r>
          <w:rPr>
            <w:rFonts w:hint="default" w:ascii="Times New Roman" w:hAnsi="Times New Roman" w:cs="Times New Roman"/>
            <w:lang w:val="en-US"/>
          </w:rPr>
          <w:delText xml:space="preserve">and acoustic </w:delText>
        </w:r>
      </w:del>
      <w:ins w:id="210" w:author="marcelo" w:date="2026-06-03T10:19:20Z">
        <w:r>
          <w:rPr>
            <w:rFonts w:hint="default" w:ascii="Times New Roman" w:hAnsi="Times New Roman" w:cs="Times New Roman"/>
            <w:lang w:val="en-US"/>
          </w:rPr>
          <w:t>as a</w:t>
        </w:r>
      </w:ins>
      <w:ins w:id="211" w:author="marcelo" w:date="2026-06-03T10:31:45Z">
        <w:r>
          <w:rPr>
            <w:rFonts w:hint="default" w:ascii="Times New Roman" w:hAnsi="Times New Roman" w:cs="Times New Roman"/>
            <w:lang w:val="en-US"/>
          </w:rPr>
          <w:t>n</w:t>
        </w:r>
      </w:ins>
      <w:ins w:id="212" w:author="marcelo" w:date="2026-06-03T10:19:21Z">
        <w:r>
          <w:rPr>
            <w:rFonts w:hint="default" w:ascii="Times New Roman" w:hAnsi="Times New Roman" w:cs="Times New Roman"/>
            <w:lang w:val="en-US"/>
          </w:rPr>
          <w:t xml:space="preserve"> </w:t>
        </w:r>
      </w:ins>
      <w:ins w:id="213" w:author="marcelo" w:date="2026-06-03T10:21:08Z">
        <w:r>
          <w:rPr>
            <w:rFonts w:hint="default" w:ascii="Times New Roman" w:hAnsi="Times New Roman" w:cs="Times New Roman"/>
            <w:lang w:val="en-US"/>
          </w:rPr>
          <w:t>addit</w:t>
        </w:r>
      </w:ins>
      <w:ins w:id="214" w:author="marcelo" w:date="2026-06-03T10:21:09Z">
        <w:r>
          <w:rPr>
            <w:rFonts w:hint="default" w:ascii="Times New Roman" w:hAnsi="Times New Roman" w:cs="Times New Roman"/>
            <w:lang w:val="en-US"/>
          </w:rPr>
          <w:t>ional</w:t>
        </w:r>
      </w:ins>
      <w:ins w:id="215" w:author="marcelo" w:date="2026-06-03T10:21:10Z">
        <w:r>
          <w:rPr>
            <w:rFonts w:hint="default" w:ascii="Times New Roman" w:hAnsi="Times New Roman" w:cs="Times New Roman"/>
            <w:lang w:val="en-US"/>
          </w:rPr>
          <w:t xml:space="preserve"> driver</w:t>
        </w:r>
      </w:ins>
      <w:ins w:id="216" w:author="marcelo" w:date="2026-06-03T10:21:11Z">
        <w:r>
          <w:rPr>
            <w:rFonts w:hint="default" w:ascii="Times New Roman" w:hAnsi="Times New Roman" w:cs="Times New Roman"/>
            <w:lang w:val="en-US"/>
          </w:rPr>
          <w:t xml:space="preserve"> </w:t>
        </w:r>
      </w:ins>
      <w:del w:id="217" w:author="marcelo" w:date="2026-06-03T10:21:19Z">
        <w:r>
          <w:rPr>
            <w:rFonts w:hint="default" w:ascii="Times New Roman" w:hAnsi="Times New Roman" w:cs="Times New Roman"/>
            <w:lang w:val="en-US"/>
          </w:rPr>
          <w:delText xml:space="preserve">variability </w:delText>
        </w:r>
      </w:del>
      <w:ins w:id="218" w:author="marcelo" w:date="2026-06-03T10:21:19Z">
        <w:r>
          <w:rPr>
            <w:rFonts w:hint="default" w:ascii="Times New Roman" w:hAnsi="Times New Roman" w:cs="Times New Roman"/>
            <w:lang w:val="en-US"/>
          </w:rPr>
          <w:t>o</w:t>
        </w:r>
      </w:ins>
      <w:ins w:id="219" w:author="marcelo" w:date="2026-06-03T10:21:20Z">
        <w:r>
          <w:rPr>
            <w:rFonts w:hint="default" w:ascii="Times New Roman" w:hAnsi="Times New Roman" w:cs="Times New Roman"/>
            <w:lang w:val="en-US"/>
          </w:rPr>
          <w:t xml:space="preserve">f </w:t>
        </w:r>
      </w:ins>
      <w:r>
        <w:rPr>
          <w:rFonts w:ascii="Times New Roman" w:hAnsi="Times New Roman" w:cs="Times New Roman"/>
        </w:rPr>
        <w:t>within species</w:t>
      </w:r>
      <w:ins w:id="220" w:author="marcelo" w:date="2026-06-03T10:19:57Z">
        <w:r>
          <w:rPr>
            <w:rFonts w:hint="default" w:ascii="Times New Roman" w:hAnsi="Times New Roman" w:cs="Times New Roman"/>
            <w:lang w:val="en-US"/>
          </w:rPr>
          <w:t xml:space="preserve"> voc</w:t>
        </w:r>
      </w:ins>
      <w:ins w:id="221" w:author="marcelo" w:date="2026-06-03T10:19:58Z">
        <w:r>
          <w:rPr>
            <w:rFonts w:hint="default" w:ascii="Times New Roman" w:hAnsi="Times New Roman" w:cs="Times New Roman"/>
            <w:lang w:val="en-US"/>
          </w:rPr>
          <w:t xml:space="preserve">al divergence </w:t>
        </w:r>
      </w:ins>
      <w:r>
        <w:rPr>
          <w:rFonts w:ascii="Times New Roman" w:hAnsi="Times New Roman" w:cs="Times New Roman"/>
        </w:rPr>
        <w:t xml:space="preserve">. This approach allowed us to build on previous comparisons of vocalizations among and within capuchino species to assess the evolutionary forces </w:t>
      </w:r>
      <w:del w:id="222" w:author="marcelo" w:date="2026-06-03T10:22:47Z">
        <w:r>
          <w:rPr>
            <w:rFonts w:hint="default" w:ascii="Times New Roman" w:hAnsi="Times New Roman" w:cs="Times New Roman"/>
            <w:lang w:val="en-US"/>
          </w:rPr>
          <w:delText xml:space="preserve">that might be influencing their </w:delText>
        </w:r>
      </w:del>
      <w:ins w:id="223" w:author="marcelo" w:date="2026-06-03T10:22:47Z">
        <w:r>
          <w:rPr>
            <w:rFonts w:hint="default" w:ascii="Times New Roman" w:hAnsi="Times New Roman" w:cs="Times New Roman"/>
            <w:lang w:val="en-US"/>
          </w:rPr>
          <w:t>shap</w:t>
        </w:r>
      </w:ins>
      <w:ins w:id="224" w:author="marcelo" w:date="2026-06-03T10:22:48Z">
        <w:r>
          <w:rPr>
            <w:rFonts w:hint="default" w:ascii="Times New Roman" w:hAnsi="Times New Roman" w:cs="Times New Roman"/>
            <w:lang w:val="en-US"/>
          </w:rPr>
          <w:t>ing vo</w:t>
        </w:r>
      </w:ins>
      <w:ins w:id="225" w:author="marcelo" w:date="2026-06-03T10:22:49Z">
        <w:r>
          <w:rPr>
            <w:rFonts w:hint="default" w:ascii="Times New Roman" w:hAnsi="Times New Roman" w:cs="Times New Roman"/>
            <w:lang w:val="en-US"/>
          </w:rPr>
          <w:t xml:space="preserve">cal </w:t>
        </w:r>
      </w:ins>
      <w:r>
        <w:rPr>
          <w:rFonts w:ascii="Times New Roman" w:hAnsi="Times New Roman" w:cs="Times New Roman"/>
        </w:rPr>
        <w:t>variation</w:t>
      </w:r>
      <w:ins w:id="226" w:author="marcelo" w:date="2026-06-03T10:21:39Z">
        <w:r>
          <w:rPr>
            <w:rFonts w:hint="default" w:ascii="Times New Roman" w:hAnsi="Times New Roman" w:cs="Times New Roman"/>
            <w:lang w:val="en-US"/>
          </w:rPr>
          <w:t xml:space="preserve"> </w:t>
        </w:r>
      </w:ins>
      <w:ins w:id="227" w:author="marcelo" w:date="2026-06-03T10:21:40Z">
        <w:r>
          <w:rPr>
            <w:rFonts w:hint="default" w:ascii="Times New Roman" w:hAnsi="Times New Roman" w:cs="Times New Roman"/>
            <w:lang w:val="en-US"/>
          </w:rPr>
          <w:t xml:space="preserve">at </w:t>
        </w:r>
      </w:ins>
      <w:ins w:id="228" w:author="marcelo" w:date="2026-06-03T10:21:44Z">
        <w:r>
          <w:rPr>
            <w:rFonts w:hint="default" w:ascii="Times New Roman" w:hAnsi="Times New Roman" w:cs="Times New Roman"/>
            <w:lang w:val="en-US"/>
          </w:rPr>
          <w:t>fi</w:t>
        </w:r>
      </w:ins>
      <w:ins w:id="229" w:author="marcelo" w:date="2026-06-03T10:21:45Z">
        <w:r>
          <w:rPr>
            <w:rFonts w:hint="default" w:ascii="Times New Roman" w:hAnsi="Times New Roman" w:cs="Times New Roman"/>
            <w:lang w:val="en-US"/>
          </w:rPr>
          <w:t>ner</w:t>
        </w:r>
      </w:ins>
      <w:ins w:id="230" w:author="marcelo" w:date="2026-06-03T10:21:46Z">
        <w:r>
          <w:rPr>
            <w:rFonts w:hint="default" w:ascii="Times New Roman" w:hAnsi="Times New Roman" w:cs="Times New Roman"/>
            <w:lang w:val="en-US"/>
          </w:rPr>
          <w:t xml:space="preserve"> g</w:t>
        </w:r>
      </w:ins>
      <w:ins w:id="231" w:author="marcelo" w:date="2026-06-03T10:21:47Z">
        <w:r>
          <w:rPr>
            <w:rFonts w:hint="default" w:ascii="Times New Roman" w:hAnsi="Times New Roman" w:cs="Times New Roman"/>
            <w:lang w:val="en-US"/>
          </w:rPr>
          <w:t>e</w:t>
        </w:r>
      </w:ins>
      <w:ins w:id="232" w:author="marcelo" w:date="2026-06-03T10:21:48Z">
        <w:r>
          <w:rPr>
            <w:rFonts w:hint="default" w:ascii="Times New Roman" w:hAnsi="Times New Roman" w:cs="Times New Roman"/>
            <w:lang w:val="en-US"/>
          </w:rPr>
          <w:t>o</w:t>
        </w:r>
      </w:ins>
      <w:ins w:id="233" w:author="marcelo" w:date="2026-06-03T10:21:49Z">
        <w:r>
          <w:rPr>
            <w:rFonts w:hint="default" w:ascii="Times New Roman" w:hAnsi="Times New Roman" w:cs="Times New Roman"/>
            <w:lang w:val="en-US"/>
          </w:rPr>
          <w:t>graphi</w:t>
        </w:r>
      </w:ins>
      <w:ins w:id="234" w:author="marcelo" w:date="2026-06-03T10:21:50Z">
        <w:r>
          <w:rPr>
            <w:rFonts w:hint="default" w:ascii="Times New Roman" w:hAnsi="Times New Roman" w:cs="Times New Roman"/>
            <w:lang w:val="en-US"/>
          </w:rPr>
          <w:t>c sca</w:t>
        </w:r>
      </w:ins>
      <w:ins w:id="235" w:author="marcelo" w:date="2026-06-03T10:21:51Z">
        <w:r>
          <w:rPr>
            <w:rFonts w:hint="default" w:ascii="Times New Roman" w:hAnsi="Times New Roman" w:cs="Times New Roman"/>
            <w:lang w:val="en-US"/>
          </w:rPr>
          <w:t>l</w:t>
        </w:r>
      </w:ins>
      <w:ins w:id="236" w:author="marcelo" w:date="2026-06-03T10:21:54Z">
        <w:r>
          <w:rPr>
            <w:rFonts w:hint="default" w:ascii="Times New Roman" w:hAnsi="Times New Roman" w:cs="Times New Roman"/>
            <w:lang w:val="en-US"/>
          </w:rPr>
          <w:t>es</w:t>
        </w:r>
      </w:ins>
      <w:ins w:id="237" w:author="marcelo" w:date="2026-06-03T10:23:00Z">
        <w:r>
          <w:rPr>
            <w:rFonts w:hint="default" w:ascii="Times New Roman" w:hAnsi="Times New Roman" w:cs="Times New Roman"/>
            <w:lang w:val="en-US"/>
          </w:rPr>
          <w:t>?</w:t>
        </w:r>
      </w:ins>
      <w:r>
        <w:rPr>
          <w:rFonts w:ascii="Times New Roman" w:hAnsi="Times New Roman" w:cs="Times New Roman"/>
        </w:rPr>
        <w:t xml:space="preserve"> and better understand their role in the radiation of this group.</w:t>
      </w:r>
    </w:p>
    <w:p>
      <w:pPr>
        <w:spacing w:line="480" w:lineRule="auto"/>
        <w:rPr>
          <w:rFonts w:ascii="Times New Roman" w:hAnsi="Times New Roman" w:cs="Times New Roman"/>
          <w:b/>
          <w:bCs/>
        </w:rPr>
      </w:pPr>
    </w:p>
    <w:p>
      <w:pPr>
        <w:spacing w:line="480" w:lineRule="auto"/>
        <w:rPr>
          <w:rFonts w:ascii="Times New Roman" w:hAnsi="Times New Roman" w:cs="Times New Roman"/>
          <w:b/>
          <w:bCs/>
        </w:rPr>
      </w:pPr>
      <w:r>
        <w:rPr>
          <w:rFonts w:ascii="Times New Roman" w:hAnsi="Times New Roman" w:cs="Times New Roman"/>
          <w:b/>
          <w:bCs/>
        </w:rPr>
        <w:t>Materials and methods</w:t>
      </w:r>
    </w:p>
    <w:p>
      <w:pPr>
        <w:spacing w:line="480" w:lineRule="auto"/>
        <w:rPr>
          <w:rFonts w:ascii="Times New Roman" w:hAnsi="Times New Roman" w:cs="Times New Roman"/>
        </w:rPr>
      </w:pPr>
      <w:r>
        <w:rPr>
          <w:rFonts w:ascii="Times New Roman" w:hAnsi="Times New Roman" w:cs="Times New Roman"/>
        </w:rPr>
        <w:t xml:space="preserve">We recorded vocalizations of </w:t>
      </w:r>
      <w:r>
        <w:rPr>
          <w:rFonts w:ascii="Times New Roman" w:hAnsi="Times New Roman" w:cs="Times New Roman"/>
          <w:i/>
          <w:iCs/>
        </w:rPr>
        <w:t>S. hypoxantha</w:t>
      </w:r>
      <w:r>
        <w:rPr>
          <w:rFonts w:ascii="Times New Roman" w:hAnsi="Times New Roman" w:cs="Times New Roman"/>
        </w:rPr>
        <w:t xml:space="preserve">, </w:t>
      </w:r>
      <w:r>
        <w:rPr>
          <w:rFonts w:ascii="Times New Roman" w:hAnsi="Times New Roman" w:cs="Times New Roman"/>
          <w:i/>
          <w:iCs/>
        </w:rPr>
        <w:t>S. palustris</w:t>
      </w:r>
      <w:r>
        <w:rPr>
          <w:rFonts w:ascii="Times New Roman" w:hAnsi="Times New Roman" w:cs="Times New Roman"/>
        </w:rPr>
        <w:t xml:space="preserve">,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iberaensis</w:t>
      </w:r>
      <w:r>
        <w:rPr>
          <w:rFonts w:ascii="Times New Roman" w:hAnsi="Times New Roman" w:cs="Times New Roman"/>
        </w:rPr>
        <w:t xml:space="preserve"> during the peak of two breeding seasons (2018-2019 and 2019-2020) at five localities in northern and central Argentina where these species breed in different conditions of sympatry and allopatry: Esteros del Iberá in Corrientes Province(EI), Perdices in Entre Ríos Province (ER), Esperanza in Santa Fe Province (E), Mar Chiquita in Córdoba Province (MC) and Salta Capital in Salta Province (S; details in Figure 1). We only recorded mature and territorial males within 15 meters of their song perch using a Tascam HD-P2 recorder and a directional Sennheiser ME66 microphone. Recorded males were in territories separated by at least 50 meters to avoid pseudoreplication, except for males vocalizing simultaneously in contiguous territories, in which case both recordings were used after careful inspection of the spectrograms. All recordings are in wav format and were deposited at the Colección Nacional de Sonidos Naturales of the Museo Argentino de Ciencias Naturales “Bernardino Rivadavia” (Supplementary Table 1).</w:t>
      </w:r>
    </w:p>
    <w:p>
      <w:pPr>
        <w:spacing w:line="480" w:lineRule="auto"/>
        <w:rPr>
          <w:rFonts w:ascii="Times New Roman" w:hAnsi="Times New Roman" w:cs="Times New Roman"/>
        </w:rPr>
      </w:pPr>
      <w:ins w:id="238" w:author="marcelo" w:date="2026-06-03T10:55:25Z">
        <w:r>
          <w:rPr>
            <w:rFonts w:hint="default" w:ascii="Times New Roman" w:hAnsi="Times New Roman" w:cs="Times New Roman"/>
            <w:rPrChange w:id="239" w:author="marcelo" w:date="2026-06-03T10:55:25Z">
              <w:rPr>
                <w:rFonts w:hint="default"/>
              </w:rPr>
            </w:rPrChange>
          </w:rPr>
          <w:t>We used eBird (a widely used online database of bird observations; eBird 2026) to identify target locations for collecting recordings.</w:t>
        </w:r>
      </w:ins>
      <w:ins w:id="241" w:author="marcelo" w:date="2026-06-03T10:55:27Z">
        <w:r>
          <w:rPr>
            <w:rFonts w:hint="default" w:ascii="Times New Roman" w:hAnsi="Times New Roman" w:cs="Times New Roman"/>
            <w:lang w:val="en-US"/>
          </w:rPr>
          <w:t xml:space="preserve"> </w:t>
        </w:r>
      </w:ins>
      <w:r>
        <w:rPr>
          <w:rFonts w:ascii="Times New Roman" w:hAnsi="Times New Roman" w:cs="Times New Roman"/>
        </w:rPr>
        <w:t xml:space="preserve">Not all the southern capuchino species reported </w:t>
      </w:r>
      <w:ins w:id="242" w:author="marcelo" w:date="2026-06-03T10:50:33Z">
        <w:r>
          <w:rPr>
            <w:rFonts w:hint="default" w:ascii="Times New Roman" w:hAnsi="Times New Roman" w:cs="Times New Roman"/>
            <w:lang w:val="en-US"/>
          </w:rPr>
          <w:t>o</w:t>
        </w:r>
      </w:ins>
      <w:del w:id="243" w:author="marcelo" w:date="2026-06-03T10:50:33Z">
        <w:r>
          <w:rPr>
            <w:rFonts w:ascii="Times New Roman" w:hAnsi="Times New Roman" w:cs="Times New Roman"/>
          </w:rPr>
          <w:delText>i</w:delText>
        </w:r>
      </w:del>
      <w:r>
        <w:rPr>
          <w:rFonts w:ascii="Times New Roman" w:hAnsi="Times New Roman" w:cs="Times New Roman"/>
        </w:rPr>
        <w:t xml:space="preserve">n eBird </w:t>
      </w:r>
      <w:del w:id="244" w:author="marcelo" w:date="2026-06-03T10:55:30Z">
        <w:r>
          <w:rPr>
            <w:rFonts w:ascii="Times New Roman" w:hAnsi="Times New Roman" w:cs="Times New Roman"/>
          </w:rPr>
          <w:delText xml:space="preserve">(a widely used online database of bird sightings, eBird 2026) </w:delText>
        </w:r>
      </w:del>
      <w:r>
        <w:rPr>
          <w:rFonts w:ascii="Times New Roman" w:hAnsi="Times New Roman" w:cs="Times New Roman"/>
        </w:rPr>
        <w:t xml:space="preserve">were found in the localities during our study. Although eBird reported that </w:t>
      </w:r>
      <w:r>
        <w:rPr>
          <w:rFonts w:ascii="Times New Roman" w:hAnsi="Times New Roman" w:cs="Times New Roman"/>
          <w:i/>
          <w:iCs/>
        </w:rPr>
        <w:t>S. palustris</w:t>
      </w:r>
      <w:r>
        <w:rPr>
          <w:rFonts w:ascii="Times New Roman" w:hAnsi="Times New Roman" w:cs="Times New Roman"/>
        </w:rPr>
        <w:t xml:space="preserve"> was abundant in ER, only two territorial individuals were found in December 2019. </w:t>
      </w:r>
      <w:commentRangeStart w:id="14"/>
      <w:commentRangeStart w:id="15"/>
      <w:r>
        <w:rPr>
          <w:rStyle w:val="14"/>
          <w:rFonts w:ascii="Times New Roman" w:hAnsi="Times New Roman" w:cs="Times New Roman"/>
          <w:sz w:val="24"/>
          <w:szCs w:val="24"/>
        </w:rPr>
        <w:commentReference w:id="14"/>
      </w:r>
      <w:commentRangeEnd w:id="14"/>
      <w:commentRangeEnd w:id="15"/>
      <w:r>
        <w:rPr>
          <w:rStyle w:val="14"/>
          <w:rFonts w:ascii="Times New Roman" w:hAnsi="Times New Roman" w:cs="Times New Roman"/>
          <w:sz w:val="24"/>
          <w:szCs w:val="24"/>
        </w:rPr>
        <w:commentReference w:id="15"/>
      </w:r>
      <w:r>
        <w:rPr>
          <w:rFonts w:ascii="Times New Roman" w:hAnsi="Times New Roman" w:cs="Times New Roman"/>
        </w:rPr>
        <w:t xml:space="preserve">Similarly, </w:t>
      </w:r>
      <w:r>
        <w:rPr>
          <w:rFonts w:ascii="Times New Roman" w:hAnsi="Times New Roman" w:cs="Times New Roman"/>
          <w:i/>
          <w:iCs/>
        </w:rPr>
        <w:t>S. hypoxantha</w:t>
      </w:r>
      <w:r>
        <w:rPr>
          <w:rFonts w:ascii="Times New Roman" w:hAnsi="Times New Roman" w:cs="Times New Roman"/>
        </w:rPr>
        <w:t xml:space="preserve"> is commonly reported in E, but only territorial individuals of </w:t>
      </w:r>
      <w:r>
        <w:rPr>
          <w:rFonts w:ascii="Times New Roman" w:hAnsi="Times New Roman" w:cs="Times New Roman"/>
          <w:i/>
          <w:iCs/>
        </w:rPr>
        <w:t>S. ruficollis</w:t>
      </w:r>
      <w:r>
        <w:rPr>
          <w:rFonts w:ascii="Times New Roman" w:hAnsi="Times New Roman" w:cs="Times New Roman"/>
        </w:rPr>
        <w:t xml:space="preserve"> were found. Breeding seasons often are constrained by resource availability (Dawson 2008), </w:t>
      </w:r>
      <w:ins w:id="245" w:author="marcelo" w:date="2026-06-03T10:56:39Z">
        <w:r>
          <w:rPr>
            <w:rFonts w:hint="default" w:ascii="Times New Roman" w:hAnsi="Times New Roman" w:cs="Times New Roman"/>
            <w:rPrChange w:id="246" w:author="marcelo" w:date="2026-06-03T10:56:39Z">
              <w:rPr>
                <w:rFonts w:hint="default"/>
              </w:rPr>
            </w:rPrChange>
          </w:rPr>
          <w:t xml:space="preserve">annual variation in environmental </w:t>
        </w:r>
      </w:ins>
      <w:del w:id="248" w:author="marcelo" w:date="2026-06-03T10:56:39Z">
        <w:r>
          <w:rPr>
            <w:rFonts w:ascii="Times New Roman" w:hAnsi="Times New Roman" w:cs="Times New Roman"/>
          </w:rPr>
          <w:delText xml:space="preserve">so particular </w:delText>
        </w:r>
      </w:del>
      <w:r>
        <w:rPr>
          <w:rFonts w:ascii="Times New Roman" w:hAnsi="Times New Roman" w:cs="Times New Roman"/>
        </w:rPr>
        <w:t>conditions</w:t>
      </w:r>
      <w:ins w:id="249" w:author="marcelo" w:date="2026-06-03T10:56:48Z">
        <w:r>
          <w:rPr>
            <w:rFonts w:hint="default" w:ascii="Times New Roman" w:hAnsi="Times New Roman" w:cs="Times New Roman"/>
            <w:lang w:val="en-US"/>
          </w:rPr>
          <w:t>,</w:t>
        </w:r>
      </w:ins>
      <w:r>
        <w:rPr>
          <w:rFonts w:ascii="Times New Roman" w:hAnsi="Times New Roman" w:cs="Times New Roman"/>
        </w:rPr>
        <w:t xml:space="preserve"> such as precipitation (Studds and Marra 2011) or land use </w:t>
      </w:r>
      <w:ins w:id="250" w:author="marcelo" w:date="2026-06-03T10:57:02Z">
        <w:r>
          <w:rPr>
            <w:rFonts w:hint="default" w:ascii="Times New Roman" w:hAnsi="Times New Roman" w:cs="Times New Roman"/>
            <w:rPrChange w:id="251" w:author="marcelo" w:date="2026-06-03T10:57:02Z">
              <w:rPr>
                <w:rFonts w:hint="default"/>
              </w:rPr>
            </w:rPrChange>
          </w:rPr>
          <w:t xml:space="preserve">practices, </w:t>
        </w:r>
      </w:ins>
      <w:r>
        <w:rPr>
          <w:rFonts w:ascii="Times New Roman" w:hAnsi="Times New Roman" w:cs="Times New Roman"/>
        </w:rPr>
        <w:t xml:space="preserve">may have influenced </w:t>
      </w:r>
      <w:ins w:id="253" w:author="marcelo" w:date="2026-06-03T10:57:26Z">
        <w:r>
          <w:rPr>
            <w:rFonts w:hint="default" w:ascii="Times New Roman" w:hAnsi="Times New Roman" w:cs="Times New Roman"/>
          </w:rPr>
          <w:t xml:space="preserve"> the local occurrence and breeding activity of </w:t>
        </w:r>
      </w:ins>
      <w:r>
        <w:rPr>
          <w:rFonts w:ascii="Times New Roman" w:hAnsi="Times New Roman" w:cs="Times New Roman"/>
        </w:rPr>
        <w:t xml:space="preserve">the species </w:t>
      </w:r>
      <w:ins w:id="254" w:author="marcelo" w:date="2026-06-03T10:57:40Z">
        <w:r>
          <w:rPr>
            <w:rFonts w:hint="default" w:ascii="Times New Roman" w:hAnsi="Times New Roman" w:cs="Times New Roman"/>
          </w:rPr>
          <w:t>during the sampling period</w:t>
        </w:r>
      </w:ins>
      <w:del w:id="255" w:author="marcelo" w:date="2026-06-03T10:57:40Z">
        <w:r>
          <w:rPr>
            <w:rFonts w:ascii="Times New Roman" w:hAnsi="Times New Roman" w:cs="Times New Roman"/>
          </w:rPr>
          <w:delText>activity at these localities in these specific breeding seasons</w:delText>
        </w:r>
      </w:del>
      <w:r>
        <w:rPr>
          <w:rFonts w:ascii="Times New Roman" w:hAnsi="Times New Roman" w:cs="Times New Roman"/>
        </w:rPr>
        <w:t xml:space="preserve"> </w:t>
      </w:r>
      <w:r>
        <w:rPr>
          <w:rFonts w:ascii="Times New Roman" w:hAnsi="Times New Roman" w:cs="Times New Roman"/>
          <w:kern w:val="0"/>
        </w:rPr>
        <w:t>(De Cáceres et al. 2013)</w:t>
      </w:r>
      <w:r>
        <w:rPr>
          <w:rFonts w:ascii="Times New Roman" w:hAnsi="Times New Roman" w:cs="Times New Roman"/>
        </w:rPr>
        <w:t xml:space="preserve">. </w:t>
      </w:r>
    </w:p>
    <w:p>
      <w:pPr>
        <w:spacing w:line="480" w:lineRule="auto"/>
        <w:rPr>
          <w:rFonts w:ascii="Times New Roman" w:hAnsi="Times New Roman" w:cs="Times New Roman"/>
        </w:rPr>
      </w:pPr>
      <w:r>
        <w:rPr>
          <w:rFonts w:ascii="Times New Roman" w:hAnsi="Times New Roman" w:cs="Times New Roman"/>
        </w:rPr>
        <w:t xml:space="preserve">We used </w:t>
      </w:r>
      <w:r>
        <w:rPr>
          <w:rFonts w:ascii="Times New Roman" w:hAnsi="Times New Roman" w:cs="Times New Roman"/>
          <w:i/>
          <w:iCs/>
        </w:rPr>
        <w:t>Raven Pro v1.5</w:t>
      </w:r>
      <w:r>
        <w:rPr>
          <w:rFonts w:ascii="Times New Roman" w:hAnsi="Times New Roman" w:cs="Times New Roman"/>
        </w:rPr>
        <w:t xml:space="preserve"> (K. Lisa Yang Center for Conservation Bioacoustics at the Cornell Lab of Ornithology 2024) to annotate the time-frequency position of the elements on the spectrograms, label elements belonging to the same song and measure acoustic features. Elements were defined as continuous traces of power spectral entropy on the spectrogram while songs were determined as sequences of elements separated by short gaps (&lt; 1s). Vocalizations were categorized into two distinct song types: simple songs, which are stereotyped sequences comprising no more than five elements, and complex songs, which consist of at least six less stereotyped elements that, in most cases, include as introduction the same sequence of elements that comprise the simple songs (Figure 2). Vocalizations with a single element were considered calls and were excluded from the analysis.</w:t>
      </w:r>
      <w:commentRangeStart w:id="16"/>
      <w:r>
        <w:t xml:space="preserve"> </w:t>
      </w:r>
      <w:r>
        <w:rPr>
          <w:rFonts w:ascii="Times New Roman" w:hAnsi="Times New Roman" w:cs="Times New Roman"/>
        </w:rPr>
        <w:t>We recorded 421 simple songs from 80 individuals and 387 complex songs, also from 80 individuals</w:t>
      </w:r>
      <w:commentRangeEnd w:id="16"/>
      <w:r>
        <w:commentReference w:id="16"/>
      </w:r>
      <w:r>
        <w:rPr>
          <w:rFonts w:ascii="Times New Roman" w:hAnsi="Times New Roman" w:cs="Times New Roman"/>
        </w:rPr>
        <w:t xml:space="preserve"> (further details, including the distribution of recordings across localities, can be found in Supplementary Table 2). Although both simple and complex songs were recorded from 80 individuals, only a fraction of individuals had both simple and complex songs recorded; from most of them we only have either simple or complex songs in our dataset. In fact, simple songs from </w:t>
      </w:r>
      <w:r>
        <w:rPr>
          <w:rFonts w:ascii="Times New Roman" w:hAnsi="Times New Roman" w:cs="Times New Roman"/>
          <w:i/>
          <w:iCs/>
        </w:rPr>
        <w:t>S. ruficollis</w:t>
      </w:r>
      <w:r>
        <w:rPr>
          <w:rFonts w:ascii="Times New Roman" w:hAnsi="Times New Roman" w:cs="Times New Roman"/>
        </w:rPr>
        <w:t xml:space="preserve"> were recorded in four localities, but we were able to record complex songs only in two of them (see Supplementary Table 2).</w:t>
      </w:r>
    </w:p>
    <w:p>
      <w:pPr>
        <w:spacing w:line="480" w:lineRule="auto"/>
        <w:rPr>
          <w:rFonts w:ascii="Times New Roman" w:hAnsi="Times New Roman" w:cs="Times New Roman"/>
        </w:rPr>
      </w:pPr>
      <w:r>
        <w:rPr>
          <w:rFonts w:ascii="Times New Roman" w:hAnsi="Times New Roman" w:cs="Times New Roman"/>
        </w:rPr>
        <w:t xml:space="preserve">Annotation tables from </w:t>
      </w:r>
      <w:r>
        <w:rPr>
          <w:rFonts w:ascii="Times New Roman" w:hAnsi="Times New Roman" w:cs="Times New Roman"/>
          <w:i/>
          <w:iCs/>
        </w:rPr>
        <w:t>Raven</w:t>
      </w:r>
      <w:r>
        <w:rPr>
          <w:rFonts w:ascii="Times New Roman" w:hAnsi="Times New Roman" w:cs="Times New Roman"/>
        </w:rPr>
        <w:t xml:space="preserve"> were imported into R using the package </w:t>
      </w:r>
      <w:r>
        <w:rPr>
          <w:rFonts w:ascii="Times New Roman" w:hAnsi="Times New Roman" w:cs="Times New Roman"/>
          <w:i/>
          <w:iCs/>
        </w:rPr>
        <w:t>Rraven</w:t>
      </w:r>
      <w:r>
        <w:rPr>
          <w:rFonts w:ascii="Times New Roman" w:hAnsi="Times New Roman" w:cs="Times New Roman"/>
        </w:rPr>
        <w:t xml:space="preserve"> (v1.0.15; Araya-Salas 2020)</w:t>
      </w:r>
      <w:ins w:id="256" w:author="marcelo" w:date="2026-06-03T11:08:38Z">
        <w:r>
          <w:rPr>
            <w:rFonts w:hint="default" w:ascii="Times New Roman" w:hAnsi="Times New Roman" w:cs="Times New Roman"/>
            <w:lang w:val="en-US"/>
          </w:rPr>
          <w:t xml:space="preserve"> </w:t>
        </w:r>
      </w:ins>
      <w:ins w:id="257" w:author="marcelo" w:date="2026-06-03T11:08:38Z">
        <w:r>
          <w:rPr>
            <w:rFonts w:ascii="Times New Roman" w:hAnsi="Times New Roman" w:cs="Times New Roman"/>
          </w:rPr>
          <w:t>in R (v. 4.0.3, R Core Team 2020)</w:t>
        </w:r>
      </w:ins>
      <w:r>
        <w:rPr>
          <w:rFonts w:ascii="Times New Roman" w:hAnsi="Times New Roman" w:cs="Times New Roman"/>
        </w:rPr>
        <w:t xml:space="preserve">. For each song, we measured multiple acoustic features </w:t>
      </w:r>
      <w:del w:id="258" w:author="marcelo" w:date="2026-06-03T11:08:14Z">
        <w:r>
          <w:rPr>
            <w:rFonts w:ascii="Times New Roman" w:hAnsi="Times New Roman" w:cs="Times New Roman"/>
          </w:rPr>
          <w:delText>f</w:delText>
        </w:r>
      </w:del>
      <w:r>
        <w:rPr>
          <w:rFonts w:ascii="Times New Roman" w:hAnsi="Times New Roman" w:cs="Times New Roman"/>
        </w:rPr>
        <w:t xml:space="preserve">on the elements (element level) and on the entire song (song level). Acoustic measurements were computed with </w:t>
      </w:r>
      <w:r>
        <w:rPr>
          <w:rFonts w:ascii="Times New Roman" w:hAnsi="Times New Roman" w:cs="Times New Roman"/>
          <w:i/>
          <w:iCs/>
        </w:rPr>
        <w:t>Raven</w:t>
      </w:r>
      <w:r>
        <w:rPr>
          <w:rFonts w:ascii="Times New Roman" w:hAnsi="Times New Roman" w:cs="Times New Roman"/>
        </w:rPr>
        <w:t xml:space="preserve"> and </w:t>
      </w:r>
      <w:r>
        <w:rPr>
          <w:rFonts w:ascii="Times New Roman" w:hAnsi="Times New Roman" w:cs="Times New Roman"/>
          <w:i/>
          <w:iCs/>
        </w:rPr>
        <w:t>warbleR</w:t>
      </w:r>
      <w:r>
        <w:rPr>
          <w:rFonts w:ascii="Times New Roman" w:hAnsi="Times New Roman" w:cs="Times New Roman"/>
        </w:rPr>
        <w:t xml:space="preserve"> </w:t>
      </w:r>
      <w:r>
        <w:rPr>
          <w:rFonts w:ascii="Times New Roman" w:hAnsi="Times New Roman" w:cs="Times New Roman"/>
          <w:kern w:val="0"/>
        </w:rPr>
        <w:t>(v1.1.35; Araya‐Salas and Smith‐Vidaurre 2017)</w:t>
      </w:r>
      <w:r>
        <w:rPr>
          <w:rFonts w:ascii="Times New Roman" w:hAnsi="Times New Roman" w:cs="Times New Roman"/>
        </w:rPr>
        <w:t xml:space="preserve"> </w:t>
      </w:r>
      <w:del w:id="259" w:author="marcelo" w:date="2026-06-03T11:08:34Z">
        <w:r>
          <w:rPr>
            <w:rFonts w:ascii="Times New Roman" w:hAnsi="Times New Roman" w:cs="Times New Roman"/>
          </w:rPr>
          <w:delText>in R (v. 4.0.3, R Core Team 2020)</w:delText>
        </w:r>
      </w:del>
      <w:r>
        <w:rPr>
          <w:rFonts w:ascii="Times New Roman" w:hAnsi="Times New Roman" w:cs="Times New Roman"/>
        </w:rPr>
        <w:t xml:space="preserve">. We computed element level features that quantify the distribution of power across the time and frequency domains as well as the variation in dominant frequency contours (Supplementary </w:t>
      </w:r>
      <w:commentRangeStart w:id="17"/>
      <w:r>
        <w:rPr>
          <w:rFonts w:ascii="Times New Roman" w:hAnsi="Times New Roman" w:cs="Times New Roman"/>
        </w:rPr>
        <w:t>Table 3A</w:t>
      </w:r>
      <w:commentRangeEnd w:id="17"/>
      <w:r>
        <w:rPr>
          <w:rStyle w:val="14"/>
          <w:rFonts w:ascii="Times New Roman" w:hAnsi="Times New Roman" w:cs="Times New Roman"/>
          <w:sz w:val="24"/>
          <w:szCs w:val="24"/>
        </w:rPr>
        <w:commentReference w:id="17"/>
      </w:r>
      <w:r>
        <w:rPr>
          <w:rFonts w:ascii="Times New Roman" w:hAnsi="Times New Roman" w:cs="Times New Roman"/>
        </w:rPr>
        <w:t xml:space="preserve">). </w:t>
      </w:r>
      <w:commentRangeStart w:id="18"/>
      <w:r>
        <w:rPr>
          <w:rFonts w:ascii="Times New Roman" w:hAnsi="Times New Roman" w:cs="Times New Roman"/>
        </w:rPr>
        <w:t>Song level features included the average of the element level features across all elements</w:t>
      </w:r>
      <w:ins w:id="260" w:author="marcelo" w:date="2026-06-03T11:14:49Z">
        <w:r>
          <w:rPr>
            <w:rFonts w:hint="default" w:ascii="Times New Roman" w:hAnsi="Times New Roman" w:cs="Times New Roman"/>
            <w:lang w:val="en-US"/>
          </w:rPr>
          <w:t xml:space="preserve"> w</w:t>
        </w:r>
      </w:ins>
      <w:ins w:id="261" w:author="marcelo" w:date="2026-06-03T11:14:50Z">
        <w:r>
          <w:rPr>
            <w:rFonts w:hint="default" w:ascii="Times New Roman" w:hAnsi="Times New Roman" w:cs="Times New Roman"/>
            <w:lang w:val="en-US"/>
          </w:rPr>
          <w:t>ithin</w:t>
        </w:r>
      </w:ins>
      <w:ins w:id="262" w:author="marcelo" w:date="2026-06-03T11:14:51Z">
        <w:r>
          <w:rPr>
            <w:rFonts w:hint="default" w:ascii="Times New Roman" w:hAnsi="Times New Roman" w:cs="Times New Roman"/>
            <w:lang w:val="en-US"/>
          </w:rPr>
          <w:t xml:space="preserve"> a song</w:t>
        </w:r>
      </w:ins>
      <w:ins w:id="263" w:author="marcelo" w:date="2026-06-03T11:13:53Z">
        <w:r>
          <w:rPr>
            <w:rFonts w:hint="default" w:ascii="Times New Roman" w:hAnsi="Times New Roman" w:cs="Times New Roman"/>
            <w:lang w:val="en-US"/>
          </w:rPr>
          <w:t>,</w:t>
        </w:r>
      </w:ins>
      <w:ins w:id="264" w:author="marcelo" w:date="2026-06-03T11:20:09Z">
        <w:r>
          <w:rPr>
            <w:rFonts w:hint="default" w:ascii="Times New Roman" w:hAnsi="Times New Roman" w:cs="Times New Roman"/>
            <w:lang w:val="en-US"/>
          </w:rPr>
          <w:t xml:space="preserve"> </w:t>
        </w:r>
      </w:ins>
      <w:del w:id="265" w:author="marcelo" w:date="2026-06-03T11:13:53Z">
        <w:r>
          <w:rPr>
            <w:rFonts w:ascii="Times New Roman" w:hAnsi="Times New Roman" w:cs="Times New Roman"/>
          </w:rPr>
          <w:delText xml:space="preserve"> </w:delText>
        </w:r>
      </w:del>
      <w:ins w:id="266" w:author="marcelo" w:date="2026-06-03T11:11:17Z">
        <w:r>
          <w:rPr>
            <w:rFonts w:hint="default" w:ascii="Times New Roman" w:hAnsi="Times New Roman" w:cs="Times New Roman"/>
            <w:lang w:val="en-US"/>
          </w:rPr>
          <w:t>exce</w:t>
        </w:r>
      </w:ins>
      <w:ins w:id="267" w:author="marcelo" w:date="2026-06-03T11:11:18Z">
        <w:r>
          <w:rPr>
            <w:rFonts w:hint="default" w:ascii="Times New Roman" w:hAnsi="Times New Roman" w:cs="Times New Roman"/>
            <w:lang w:val="en-US"/>
          </w:rPr>
          <w:t xml:space="preserve">pt </w:t>
        </w:r>
      </w:ins>
      <w:ins w:id="268" w:author="marcelo" w:date="2026-06-03T11:11:19Z">
        <w:r>
          <w:rPr>
            <w:rFonts w:hint="default" w:ascii="Times New Roman" w:hAnsi="Times New Roman" w:cs="Times New Roman"/>
            <w:lang w:val="en-US"/>
          </w:rPr>
          <w:t xml:space="preserve">for </w:t>
        </w:r>
      </w:ins>
      <w:ins w:id="269" w:author="marcelo" w:date="2026-06-03T11:12:04Z">
        <w:r>
          <w:rPr>
            <w:rFonts w:hint="default" w:ascii="Times New Roman" w:hAnsi="Times New Roman" w:cs="Times New Roman"/>
            <w:lang w:val="en-US"/>
          </w:rPr>
          <w:t>f</w:t>
        </w:r>
      </w:ins>
      <w:ins w:id="270" w:author="marcelo" w:date="2026-06-03T11:12:05Z">
        <w:r>
          <w:rPr>
            <w:rFonts w:hint="default" w:ascii="Times New Roman" w:hAnsi="Times New Roman" w:cs="Times New Roman"/>
            <w:lang w:val="en-US"/>
          </w:rPr>
          <w:t>requency</w:t>
        </w:r>
      </w:ins>
      <w:ins w:id="271" w:author="marcelo" w:date="2026-06-03T11:12:06Z">
        <w:r>
          <w:rPr>
            <w:rFonts w:hint="default" w:ascii="Times New Roman" w:hAnsi="Times New Roman" w:cs="Times New Roman"/>
            <w:lang w:val="en-US"/>
          </w:rPr>
          <w:t xml:space="preserve"> range </w:t>
        </w:r>
      </w:ins>
      <w:ins w:id="272" w:author="marcelo" w:date="2026-06-03T11:14:06Z">
        <w:r>
          <w:rPr>
            <w:rFonts w:hint="default" w:ascii="Times New Roman" w:hAnsi="Times New Roman" w:cs="Times New Roman"/>
            <w:lang w:val="en-US"/>
          </w:rPr>
          <w:t>lim</w:t>
        </w:r>
      </w:ins>
      <w:ins w:id="273" w:author="marcelo" w:date="2026-06-03T11:14:07Z">
        <w:r>
          <w:rPr>
            <w:rFonts w:hint="default" w:ascii="Times New Roman" w:hAnsi="Times New Roman" w:cs="Times New Roman"/>
            <w:lang w:val="en-US"/>
          </w:rPr>
          <w:t>its</w:t>
        </w:r>
      </w:ins>
      <w:ins w:id="274" w:author="marcelo" w:date="2026-06-03T11:14:08Z">
        <w:r>
          <w:rPr>
            <w:rFonts w:hint="default" w:ascii="Times New Roman" w:hAnsi="Times New Roman" w:cs="Times New Roman"/>
            <w:lang w:val="en-US"/>
          </w:rPr>
          <w:t>,</w:t>
        </w:r>
      </w:ins>
      <w:ins w:id="275" w:author="marcelo" w:date="2026-06-03T11:14:07Z">
        <w:r>
          <w:rPr>
            <w:rFonts w:hint="default" w:ascii="Times New Roman" w:hAnsi="Times New Roman" w:cs="Times New Roman"/>
            <w:lang w:val="en-US"/>
          </w:rPr>
          <w:t xml:space="preserve"> </w:t>
        </w:r>
      </w:ins>
      <w:ins w:id="276" w:author="marcelo" w:date="2026-06-03T11:14:12Z">
        <w:r>
          <w:rPr>
            <w:rFonts w:hint="default" w:ascii="Times New Roman" w:hAnsi="Times New Roman" w:cs="Times New Roman"/>
            <w:lang w:val="en-US"/>
          </w:rPr>
          <w:t>for</w:t>
        </w:r>
      </w:ins>
      <w:ins w:id="277" w:author="marcelo" w:date="2026-06-03T11:14:13Z">
        <w:r>
          <w:rPr>
            <w:rFonts w:hint="default" w:ascii="Times New Roman" w:hAnsi="Times New Roman" w:cs="Times New Roman"/>
            <w:lang w:val="en-US"/>
          </w:rPr>
          <w:t xml:space="preserve"> </w:t>
        </w:r>
      </w:ins>
      <w:ins w:id="278" w:author="marcelo" w:date="2026-06-03T11:12:07Z">
        <w:r>
          <w:rPr>
            <w:rFonts w:hint="default" w:ascii="Times New Roman" w:hAnsi="Times New Roman" w:cs="Times New Roman"/>
            <w:lang w:val="en-US"/>
          </w:rPr>
          <w:t xml:space="preserve">which </w:t>
        </w:r>
      </w:ins>
      <w:ins w:id="279" w:author="marcelo" w:date="2026-06-03T11:12:36Z">
        <w:r>
          <w:rPr>
            <w:rFonts w:hint="default" w:ascii="Times New Roman" w:hAnsi="Times New Roman" w:cs="Times New Roman"/>
            <w:lang w:val="en-US"/>
          </w:rPr>
          <w:t xml:space="preserve">minimum and </w:t>
        </w:r>
      </w:ins>
      <w:ins w:id="280" w:author="marcelo" w:date="2026-06-03T11:12:08Z">
        <w:r>
          <w:rPr>
            <w:rFonts w:hint="default" w:ascii="Times New Roman" w:hAnsi="Times New Roman" w:cs="Times New Roman"/>
            <w:lang w:val="en-US"/>
          </w:rPr>
          <w:t>max</w:t>
        </w:r>
      </w:ins>
      <w:ins w:id="281" w:author="marcelo" w:date="2026-06-03T11:12:09Z">
        <w:r>
          <w:rPr>
            <w:rFonts w:hint="default" w:ascii="Times New Roman" w:hAnsi="Times New Roman" w:cs="Times New Roman"/>
            <w:lang w:val="en-US"/>
          </w:rPr>
          <w:t>ium</w:t>
        </w:r>
      </w:ins>
      <w:ins w:id="282" w:author="marcelo" w:date="2026-06-03T11:12:12Z">
        <w:r>
          <w:rPr>
            <w:rFonts w:hint="default" w:ascii="Times New Roman" w:hAnsi="Times New Roman" w:cs="Times New Roman"/>
            <w:lang w:val="en-US"/>
          </w:rPr>
          <w:t xml:space="preserve"> </w:t>
        </w:r>
      </w:ins>
      <w:ins w:id="283" w:author="marcelo" w:date="2026-06-03T11:12:13Z">
        <w:r>
          <w:rPr>
            <w:rFonts w:hint="default" w:ascii="Times New Roman" w:hAnsi="Times New Roman" w:cs="Times New Roman"/>
            <w:lang w:val="en-US"/>
          </w:rPr>
          <w:t>v</w:t>
        </w:r>
      </w:ins>
      <w:ins w:id="284" w:author="marcelo" w:date="2026-06-03T11:12:14Z">
        <w:r>
          <w:rPr>
            <w:rFonts w:hint="default" w:ascii="Times New Roman" w:hAnsi="Times New Roman" w:cs="Times New Roman"/>
            <w:lang w:val="en-US"/>
          </w:rPr>
          <w:t xml:space="preserve">alues </w:t>
        </w:r>
      </w:ins>
      <w:ins w:id="285" w:author="marcelo" w:date="2026-06-03T11:14:20Z">
        <w:r>
          <w:rPr>
            <w:rFonts w:hint="default" w:ascii="Times New Roman" w:hAnsi="Times New Roman" w:cs="Times New Roman"/>
            <w:lang w:val="en-US"/>
          </w:rPr>
          <w:t xml:space="preserve">of the </w:t>
        </w:r>
      </w:ins>
      <w:ins w:id="286" w:author="marcelo" w:date="2026-06-03T11:12:27Z">
        <w:r>
          <w:rPr>
            <w:rFonts w:hint="default" w:ascii="Times New Roman" w:hAnsi="Times New Roman" w:cs="Times New Roman"/>
            <w:lang w:val="en-US"/>
          </w:rPr>
          <w:t>low</w:t>
        </w:r>
      </w:ins>
      <w:ins w:id="287" w:author="marcelo" w:date="2026-06-03T11:12:28Z">
        <w:r>
          <w:rPr>
            <w:rFonts w:hint="default" w:ascii="Times New Roman" w:hAnsi="Times New Roman" w:cs="Times New Roman"/>
            <w:lang w:val="en-US"/>
          </w:rPr>
          <w:t>er a</w:t>
        </w:r>
      </w:ins>
      <w:ins w:id="288" w:author="marcelo" w:date="2026-06-03T11:12:29Z">
        <w:r>
          <w:rPr>
            <w:rFonts w:hint="default" w:ascii="Times New Roman" w:hAnsi="Times New Roman" w:cs="Times New Roman"/>
            <w:lang w:val="en-US"/>
          </w:rPr>
          <w:t xml:space="preserve">nd </w:t>
        </w:r>
      </w:ins>
      <w:ins w:id="289" w:author="marcelo" w:date="2026-06-03T11:14:25Z">
        <w:r>
          <w:rPr>
            <w:rFonts w:hint="default" w:ascii="Times New Roman" w:hAnsi="Times New Roman" w:cs="Times New Roman"/>
            <w:lang w:val="en-US"/>
          </w:rPr>
          <w:t>upper</w:t>
        </w:r>
      </w:ins>
      <w:ins w:id="290" w:author="marcelo" w:date="2026-06-03T11:14:26Z">
        <w:r>
          <w:rPr>
            <w:rFonts w:hint="default" w:ascii="Times New Roman" w:hAnsi="Times New Roman" w:cs="Times New Roman"/>
            <w:lang w:val="en-US"/>
          </w:rPr>
          <w:t xml:space="preserve"> </w:t>
        </w:r>
      </w:ins>
      <w:ins w:id="291" w:author="marcelo" w:date="2026-06-03T11:12:44Z">
        <w:r>
          <w:rPr>
            <w:rFonts w:hint="default" w:ascii="Times New Roman" w:hAnsi="Times New Roman" w:cs="Times New Roman"/>
            <w:lang w:val="en-US"/>
          </w:rPr>
          <w:t>l</w:t>
        </w:r>
      </w:ins>
      <w:ins w:id="292" w:author="marcelo" w:date="2026-06-03T11:12:46Z">
        <w:r>
          <w:rPr>
            <w:rFonts w:hint="default" w:ascii="Times New Roman" w:hAnsi="Times New Roman" w:cs="Times New Roman"/>
            <w:lang w:val="en-US"/>
          </w:rPr>
          <w:t>i</w:t>
        </w:r>
      </w:ins>
      <w:ins w:id="293" w:author="marcelo" w:date="2026-06-03T11:12:47Z">
        <w:r>
          <w:rPr>
            <w:rFonts w:hint="default" w:ascii="Times New Roman" w:hAnsi="Times New Roman" w:cs="Times New Roman"/>
            <w:lang w:val="en-US"/>
          </w:rPr>
          <w:t>mits we</w:t>
        </w:r>
      </w:ins>
      <w:ins w:id="294" w:author="marcelo" w:date="2026-06-03T11:12:48Z">
        <w:r>
          <w:rPr>
            <w:rFonts w:hint="default" w:ascii="Times New Roman" w:hAnsi="Times New Roman" w:cs="Times New Roman"/>
            <w:lang w:val="en-US"/>
          </w:rPr>
          <w:t xml:space="preserve">re </w:t>
        </w:r>
      </w:ins>
      <w:ins w:id="295" w:author="marcelo" w:date="2026-06-03T11:12:53Z">
        <w:r>
          <w:rPr>
            <w:rFonts w:hint="default" w:ascii="Times New Roman" w:hAnsi="Times New Roman" w:cs="Times New Roman"/>
            <w:lang w:val="en-US"/>
          </w:rPr>
          <w:t>used</w:t>
        </w:r>
      </w:ins>
      <w:del w:id="296" w:author="marcelo" w:date="2026-06-03T11:20:20Z">
        <w:r>
          <w:rPr>
            <w:rFonts w:hint="default" w:ascii="Times New Roman" w:hAnsi="Times New Roman" w:cs="Times New Roman"/>
            <w:lang w:val="en-US"/>
          </w:rPr>
          <w:delText xml:space="preserve">of a song as well temporal, spectral, energy and entropy, </w:delText>
        </w:r>
      </w:del>
      <w:del w:id="297" w:author="marcelo" w:date="2026-06-03T11:20:20Z">
        <w:r>
          <w:rPr>
            <w:rFonts w:ascii="Times New Roman" w:hAnsi="Times New Roman" w:cs="Times New Roman"/>
          </w:rPr>
          <w:delText xml:space="preserve">summary statistics, </w:delText>
        </w:r>
      </w:del>
      <w:del w:id="298" w:author="marcelo" w:date="2026-06-03T11:20:20Z">
        <w:r>
          <w:rPr>
            <w:rFonts w:hint="default" w:ascii="Times New Roman" w:hAnsi="Times New Roman" w:cs="Times New Roman"/>
            <w:lang w:val="en-US"/>
          </w:rPr>
          <w:delText xml:space="preserve">and </w:delText>
        </w:r>
      </w:del>
      <w:del w:id="299" w:author="marcelo" w:date="2026-06-03T11:20:20Z">
        <w:r>
          <w:rPr>
            <w:rFonts w:ascii="Times New Roman" w:hAnsi="Times New Roman" w:cs="Times New Roman"/>
          </w:rPr>
          <w:delText xml:space="preserve">element diversity of the entire songs </w:delText>
        </w:r>
      </w:del>
      <w:ins w:id="300" w:author="marcelo" w:date="2026-06-03T11:20:21Z">
        <w:r>
          <w:rPr>
            <w:rFonts w:hint="default" w:ascii="Times New Roman" w:hAnsi="Times New Roman" w:cs="Times New Roman"/>
            <w:lang w:val="en-US"/>
          </w:rPr>
          <w:t xml:space="preserve"> </w:t>
        </w:r>
      </w:ins>
      <w:r>
        <w:rPr>
          <w:rFonts w:ascii="Times New Roman" w:hAnsi="Times New Roman" w:cs="Times New Roman"/>
        </w:rPr>
        <w:t>(Supplementary Table 3B).</w:t>
      </w:r>
      <w:commentRangeEnd w:id="18"/>
      <w:r>
        <w:rPr>
          <w:rStyle w:val="14"/>
          <w:rFonts w:ascii="Times New Roman" w:hAnsi="Times New Roman" w:cs="Times New Roman"/>
          <w:sz w:val="24"/>
          <w:szCs w:val="24"/>
        </w:rPr>
        <w:commentReference w:id="18"/>
      </w:r>
    </w:p>
    <w:p>
      <w:pPr>
        <w:spacing w:line="480" w:lineRule="auto"/>
        <w:rPr>
          <w:rFonts w:ascii="Times New Roman" w:hAnsi="Times New Roman" w:cs="Times New Roman"/>
        </w:rPr>
      </w:pPr>
      <w:ins w:id="301" w:author="marcelo" w:date="2026-06-03T11:20:46Z">
        <w:r>
          <w:rPr>
            <w:rFonts w:hint="default" w:ascii="Times New Roman" w:hAnsi="Times New Roman" w:cs="Times New Roman"/>
            <w:lang w:val="en-US"/>
          </w:rPr>
          <w:t xml:space="preserve">We </w:t>
        </w:r>
      </w:ins>
      <w:ins w:id="302" w:author="marcelo" w:date="2026-06-03T11:20:47Z">
        <w:r>
          <w:rPr>
            <w:rFonts w:hint="default" w:ascii="Times New Roman" w:hAnsi="Times New Roman" w:cs="Times New Roman"/>
            <w:lang w:val="en-US"/>
          </w:rPr>
          <w:t xml:space="preserve">also </w:t>
        </w:r>
      </w:ins>
      <w:ins w:id="303" w:author="marcelo" w:date="2026-06-03T11:21:13Z">
        <w:r>
          <w:rPr>
            <w:rFonts w:hint="default" w:ascii="Times New Roman" w:hAnsi="Times New Roman" w:cs="Times New Roman"/>
            <w:lang w:val="en-US"/>
          </w:rPr>
          <w:t>qua</w:t>
        </w:r>
      </w:ins>
      <w:ins w:id="304" w:author="marcelo" w:date="2026-06-03T11:21:14Z">
        <w:r>
          <w:rPr>
            <w:rFonts w:hint="default" w:ascii="Times New Roman" w:hAnsi="Times New Roman" w:cs="Times New Roman"/>
            <w:lang w:val="en-US"/>
          </w:rPr>
          <w:t>ntif</w:t>
        </w:r>
      </w:ins>
      <w:ins w:id="305" w:author="marcelo" w:date="2026-06-03T11:21:16Z">
        <w:r>
          <w:rPr>
            <w:rFonts w:hint="default" w:ascii="Times New Roman" w:hAnsi="Times New Roman" w:cs="Times New Roman"/>
            <w:lang w:val="en-US"/>
          </w:rPr>
          <w:t xml:space="preserve">ied </w:t>
        </w:r>
      </w:ins>
      <w:ins w:id="306" w:author="marcelo" w:date="2026-06-03T11:20:50Z">
        <w:r>
          <w:rPr>
            <w:rFonts w:hint="default" w:ascii="Times New Roman" w:hAnsi="Times New Roman" w:cs="Times New Roman"/>
            <w:lang w:val="en-US"/>
          </w:rPr>
          <w:t>e</w:t>
        </w:r>
      </w:ins>
      <w:del w:id="307" w:author="marcelo" w:date="2026-06-03T11:20:50Z">
        <w:r>
          <w:rPr>
            <w:rFonts w:ascii="Times New Roman" w:hAnsi="Times New Roman" w:cs="Times New Roman"/>
          </w:rPr>
          <w:delText>E</w:delText>
        </w:r>
      </w:del>
      <w:r>
        <w:rPr>
          <w:rFonts w:ascii="Times New Roman" w:hAnsi="Times New Roman" w:cs="Times New Roman"/>
        </w:rPr>
        <w:t xml:space="preserve">lement diversity </w:t>
      </w:r>
      <w:ins w:id="308" w:author="marcelo" w:date="2026-06-03T11:20:55Z">
        <w:r>
          <w:rPr>
            <w:rFonts w:hint="default" w:ascii="Times New Roman" w:hAnsi="Times New Roman" w:cs="Times New Roman"/>
            <w:lang w:val="en-US"/>
          </w:rPr>
          <w:t xml:space="preserve">as </w:t>
        </w:r>
      </w:ins>
      <w:ins w:id="309" w:author="marcelo" w:date="2026-06-03T11:21:03Z">
        <w:r>
          <w:rPr>
            <w:rFonts w:hint="default" w:ascii="Times New Roman" w:hAnsi="Times New Roman" w:cs="Times New Roman"/>
            <w:lang w:val="en-US"/>
          </w:rPr>
          <w:t xml:space="preserve">a </w:t>
        </w:r>
      </w:ins>
      <w:ins w:id="310" w:author="marcelo" w:date="2026-06-03T11:21:19Z">
        <w:r>
          <w:rPr>
            <w:rFonts w:hint="default" w:ascii="Times New Roman" w:hAnsi="Times New Roman" w:cs="Times New Roman"/>
            <w:lang w:val="en-US"/>
          </w:rPr>
          <w:t>measur</w:t>
        </w:r>
      </w:ins>
      <w:ins w:id="311" w:author="marcelo" w:date="2026-06-03T11:21:20Z">
        <w:r>
          <w:rPr>
            <w:rFonts w:hint="default" w:ascii="Times New Roman" w:hAnsi="Times New Roman" w:cs="Times New Roman"/>
            <w:lang w:val="en-US"/>
          </w:rPr>
          <w:t xml:space="preserve">e </w:t>
        </w:r>
      </w:ins>
      <w:ins w:id="312" w:author="marcelo" w:date="2026-06-03T11:23:13Z">
        <w:r>
          <w:rPr>
            <w:rFonts w:hint="default" w:ascii="Times New Roman" w:hAnsi="Times New Roman" w:cs="Times New Roman"/>
            <w:lang w:val="en-US"/>
          </w:rPr>
          <w:t>varia</w:t>
        </w:r>
      </w:ins>
      <w:ins w:id="313" w:author="marcelo" w:date="2026-06-03T11:23:14Z">
        <w:r>
          <w:rPr>
            <w:rFonts w:hint="default" w:ascii="Times New Roman" w:hAnsi="Times New Roman" w:cs="Times New Roman"/>
            <w:lang w:val="en-US"/>
          </w:rPr>
          <w:t>tion</w:t>
        </w:r>
      </w:ins>
      <w:ins w:id="314" w:author="marcelo" w:date="2026-06-03T11:23:15Z">
        <w:r>
          <w:rPr>
            <w:rFonts w:hint="default" w:ascii="Times New Roman" w:hAnsi="Times New Roman" w:cs="Times New Roman"/>
            <w:lang w:val="en-US"/>
          </w:rPr>
          <w:t xml:space="preserve"> </w:t>
        </w:r>
      </w:ins>
      <w:ins w:id="315" w:author="marcelo" w:date="2026-06-03T11:24:42Z">
        <w:r>
          <w:rPr>
            <w:rFonts w:hint="default" w:ascii="Times New Roman" w:hAnsi="Times New Roman" w:cs="Times New Roman"/>
            <w:lang w:val="en-US"/>
          </w:rPr>
          <w:t xml:space="preserve">in </w:t>
        </w:r>
      </w:ins>
      <w:ins w:id="316" w:author="marcelo" w:date="2026-06-03T11:21:31Z">
        <w:r>
          <w:rPr>
            <w:rFonts w:hint="default" w:ascii="Times New Roman" w:hAnsi="Times New Roman" w:cs="Times New Roman"/>
            <w:lang w:val="en-US"/>
          </w:rPr>
          <w:t>elem</w:t>
        </w:r>
      </w:ins>
      <w:ins w:id="317" w:author="marcelo" w:date="2026-06-03T11:21:32Z">
        <w:r>
          <w:rPr>
            <w:rFonts w:hint="default" w:ascii="Times New Roman" w:hAnsi="Times New Roman" w:cs="Times New Roman"/>
            <w:lang w:val="en-US"/>
          </w:rPr>
          <w:t>ent</w:t>
        </w:r>
      </w:ins>
      <w:ins w:id="318" w:author="marcelo" w:date="2026-06-03T11:24:44Z">
        <w:r>
          <w:rPr>
            <w:rFonts w:hint="default" w:ascii="Times New Roman" w:hAnsi="Times New Roman" w:cs="Times New Roman"/>
            <w:lang w:val="en-US"/>
          </w:rPr>
          <w:t xml:space="preserve"> s</w:t>
        </w:r>
      </w:ins>
      <w:ins w:id="319" w:author="marcelo" w:date="2026-06-03T11:24:45Z">
        <w:r>
          <w:rPr>
            <w:rFonts w:hint="default" w:ascii="Times New Roman" w:hAnsi="Times New Roman" w:cs="Times New Roman"/>
            <w:lang w:val="en-US"/>
          </w:rPr>
          <w:t>tr</w:t>
        </w:r>
      </w:ins>
      <w:ins w:id="320" w:author="marcelo" w:date="2026-06-03T11:24:47Z">
        <w:r>
          <w:rPr>
            <w:rFonts w:hint="default" w:ascii="Times New Roman" w:hAnsi="Times New Roman" w:cs="Times New Roman"/>
            <w:lang w:val="en-US"/>
          </w:rPr>
          <w:t>uctu</w:t>
        </w:r>
      </w:ins>
      <w:ins w:id="321" w:author="marcelo" w:date="2026-06-03T11:24:48Z">
        <w:r>
          <w:rPr>
            <w:rFonts w:hint="default" w:ascii="Times New Roman" w:hAnsi="Times New Roman" w:cs="Times New Roman"/>
            <w:lang w:val="en-US"/>
          </w:rPr>
          <w:t xml:space="preserve">re </w:t>
        </w:r>
      </w:ins>
      <w:ins w:id="322" w:author="marcelo" w:date="2026-06-03T11:21:45Z">
        <w:r>
          <w:rPr>
            <w:rFonts w:hint="default" w:ascii="Times New Roman" w:hAnsi="Times New Roman" w:cs="Times New Roman"/>
            <w:lang w:val="en-US"/>
          </w:rPr>
          <w:t>within</w:t>
        </w:r>
      </w:ins>
      <w:ins w:id="323" w:author="marcelo" w:date="2026-06-03T11:21:46Z">
        <w:r>
          <w:rPr>
            <w:rFonts w:hint="default" w:ascii="Times New Roman" w:hAnsi="Times New Roman" w:cs="Times New Roman"/>
            <w:lang w:val="en-US"/>
          </w:rPr>
          <w:t xml:space="preserve"> a song</w:t>
        </w:r>
      </w:ins>
      <w:ins w:id="324" w:author="marcelo" w:date="2026-06-03T11:21:47Z">
        <w:r>
          <w:rPr>
            <w:rFonts w:hint="default" w:ascii="Times New Roman" w:hAnsi="Times New Roman" w:cs="Times New Roman"/>
            <w:lang w:val="en-US"/>
          </w:rPr>
          <w:t xml:space="preserve">. </w:t>
        </w:r>
      </w:ins>
      <w:ins w:id="325" w:author="marcelo" w:date="2026-06-03T11:23:20Z">
        <w:r>
          <w:rPr>
            <w:rFonts w:hint="default" w:ascii="Times New Roman" w:hAnsi="Times New Roman" w:cs="Times New Roman"/>
            <w:lang w:val="en-US"/>
          </w:rPr>
          <w:t>Th</w:t>
        </w:r>
      </w:ins>
      <w:ins w:id="326" w:author="marcelo" w:date="2026-06-03T11:23:21Z">
        <w:r>
          <w:rPr>
            <w:rFonts w:hint="default" w:ascii="Times New Roman" w:hAnsi="Times New Roman" w:cs="Times New Roman"/>
            <w:lang w:val="en-US"/>
          </w:rPr>
          <w:t>is</w:t>
        </w:r>
      </w:ins>
      <w:ins w:id="327" w:author="marcelo" w:date="2026-06-03T11:22:14Z">
        <w:r>
          <w:rPr>
            <w:rFonts w:hint="default" w:ascii="Times New Roman" w:hAnsi="Times New Roman" w:cs="Times New Roman"/>
            <w:lang w:val="en-US"/>
          </w:rPr>
          <w:t xml:space="preserve"> </w:t>
        </w:r>
      </w:ins>
      <w:del w:id="328" w:author="marcelo" w:date="2026-06-03T11:25:02Z">
        <w:r>
          <w:rPr>
            <w:rFonts w:hint="default" w:ascii="Times New Roman" w:hAnsi="Times New Roman" w:cs="Times New Roman"/>
            <w:lang w:val="en-US"/>
          </w:rPr>
          <w:delText xml:space="preserve">was measured </w:delText>
        </w:r>
      </w:del>
      <w:ins w:id="329" w:author="marcelo" w:date="2026-06-03T11:25:02Z">
        <w:r>
          <w:rPr>
            <w:rFonts w:hint="default" w:ascii="Times New Roman" w:hAnsi="Times New Roman" w:cs="Times New Roman"/>
            <w:lang w:val="en-US"/>
          </w:rPr>
          <w:t>me</w:t>
        </w:r>
      </w:ins>
      <w:ins w:id="330" w:author="marcelo" w:date="2026-06-03T11:25:03Z">
        <w:r>
          <w:rPr>
            <w:rFonts w:hint="default" w:ascii="Times New Roman" w:hAnsi="Times New Roman" w:cs="Times New Roman"/>
            <w:lang w:val="en-US"/>
          </w:rPr>
          <w:t xml:space="preserve">tric </w:t>
        </w:r>
      </w:ins>
      <w:ins w:id="331" w:author="marcelo" w:date="2026-06-03T11:25:07Z">
        <w:r>
          <w:rPr>
            <w:rFonts w:hint="default" w:ascii="Times New Roman" w:hAnsi="Times New Roman" w:cs="Times New Roman"/>
            <w:lang w:val="en-US"/>
          </w:rPr>
          <w:t>was</w:t>
        </w:r>
      </w:ins>
      <w:ins w:id="332" w:author="marcelo" w:date="2026-06-03T11:25:09Z">
        <w:r>
          <w:rPr>
            <w:rFonts w:hint="default" w:ascii="Times New Roman" w:hAnsi="Times New Roman" w:cs="Times New Roman"/>
            <w:lang w:val="en-US"/>
          </w:rPr>
          <w:t xml:space="preserve"> </w:t>
        </w:r>
      </w:ins>
      <w:ins w:id="333" w:author="marcelo" w:date="2026-06-03T11:25:11Z">
        <w:r>
          <w:rPr>
            <w:rFonts w:hint="default" w:ascii="Times New Roman" w:hAnsi="Times New Roman" w:cs="Times New Roman"/>
            <w:lang w:val="en-US"/>
          </w:rPr>
          <w:t>com</w:t>
        </w:r>
      </w:ins>
      <w:ins w:id="334" w:author="marcelo" w:date="2026-06-03T11:25:12Z">
        <w:r>
          <w:rPr>
            <w:rFonts w:hint="default" w:ascii="Times New Roman" w:hAnsi="Times New Roman" w:cs="Times New Roman"/>
            <w:lang w:val="en-US"/>
          </w:rPr>
          <w:t xml:space="preserve">puted </w:t>
        </w:r>
      </w:ins>
      <w:r>
        <w:rPr>
          <w:rFonts w:ascii="Times New Roman" w:hAnsi="Times New Roman" w:cs="Times New Roman"/>
        </w:rPr>
        <w:t xml:space="preserve">as the minimum spanning tree distance among all elements in a song with the R package </w:t>
      </w:r>
      <w:r>
        <w:rPr>
          <w:rFonts w:ascii="Times New Roman" w:hAnsi="Times New Roman" w:cs="Times New Roman"/>
          <w:i/>
          <w:iCs/>
        </w:rPr>
        <w:t>PhenotypeSpace</w:t>
      </w:r>
      <w:r>
        <w:rPr>
          <w:rFonts w:ascii="Times New Roman" w:hAnsi="Times New Roman" w:cs="Times New Roman"/>
        </w:rPr>
        <w:t xml:space="preserve"> (Araya-Salas et al., 2025). Mi</w:t>
      </w:r>
      <w:ins w:id="335" w:author="marcelo" w:date="2026-06-03T11:25:21Z">
        <w:r>
          <w:rPr>
            <w:rFonts w:hint="default" w:ascii="Times New Roman" w:hAnsi="Times New Roman" w:cs="Times New Roman"/>
            <w:lang w:val="en-US"/>
          </w:rPr>
          <w:t>n</w:t>
        </w:r>
      </w:ins>
      <w:del w:id="336" w:author="marcelo" w:date="2026-06-03T11:25:21Z">
        <w:r>
          <w:rPr>
            <w:rFonts w:ascii="Times New Roman" w:hAnsi="Times New Roman" w:cs="Times New Roman"/>
          </w:rPr>
          <w:delText>m</w:delText>
        </w:r>
      </w:del>
      <w:r>
        <w:rPr>
          <w:rFonts w:ascii="Times New Roman" w:hAnsi="Times New Roman" w:cs="Times New Roman"/>
        </w:rPr>
        <w:t xml:space="preserve">imum spanning trees capture the dispersion of elements in acoustic space, with </w:t>
      </w:r>
      <w:del w:id="337" w:author="marcelo" w:date="2026-06-03T11:25:46Z">
        <w:r>
          <w:rPr>
            <w:rFonts w:hint="default" w:ascii="Times New Roman" w:hAnsi="Times New Roman" w:cs="Times New Roman"/>
            <w:lang w:val="en-US"/>
          </w:rPr>
          <w:delText>greater distances</w:delText>
        </w:r>
      </w:del>
      <w:ins w:id="338" w:author="marcelo" w:date="2026-06-03T11:25:46Z">
        <w:r>
          <w:rPr>
            <w:rFonts w:hint="default" w:ascii="Times New Roman" w:hAnsi="Times New Roman" w:cs="Times New Roman"/>
            <w:lang w:val="en-US"/>
          </w:rPr>
          <w:t xml:space="preserve">larger </w:t>
        </w:r>
      </w:ins>
      <w:ins w:id="339" w:author="marcelo" w:date="2026-06-03T11:25:47Z">
        <w:r>
          <w:rPr>
            <w:rFonts w:hint="default" w:ascii="Times New Roman" w:hAnsi="Times New Roman" w:cs="Times New Roman"/>
            <w:lang w:val="en-US"/>
          </w:rPr>
          <w:t>values</w:t>
        </w:r>
      </w:ins>
      <w:r>
        <w:rPr>
          <w:rFonts w:ascii="Times New Roman" w:hAnsi="Times New Roman" w:cs="Times New Roman"/>
        </w:rPr>
        <w:t xml:space="preserve"> indicating </w:t>
      </w:r>
      <w:del w:id="340" w:author="marcelo" w:date="2026-06-03T11:25:53Z">
        <w:r>
          <w:rPr>
            <w:rFonts w:hint="default" w:ascii="Times New Roman" w:hAnsi="Times New Roman" w:cs="Times New Roman"/>
            <w:lang w:val="en-US"/>
          </w:rPr>
          <w:delText>higher</w:delText>
        </w:r>
      </w:del>
      <w:ins w:id="341" w:author="marcelo" w:date="2026-06-03T11:25:53Z">
        <w:r>
          <w:rPr>
            <w:rFonts w:hint="default" w:ascii="Times New Roman" w:hAnsi="Times New Roman" w:cs="Times New Roman"/>
            <w:lang w:val="en-US"/>
          </w:rPr>
          <w:t>greate</w:t>
        </w:r>
      </w:ins>
      <w:ins w:id="342" w:author="marcelo" w:date="2026-06-03T11:25:54Z">
        <w:r>
          <w:rPr>
            <w:rFonts w:hint="default" w:ascii="Times New Roman" w:hAnsi="Times New Roman" w:cs="Times New Roman"/>
            <w:lang w:val="en-US"/>
          </w:rPr>
          <w:t>r</w:t>
        </w:r>
      </w:ins>
      <w:r>
        <w:rPr>
          <w:rFonts w:ascii="Times New Roman" w:hAnsi="Times New Roman" w:cs="Times New Roman"/>
        </w:rPr>
        <w:t xml:space="preserve"> </w:t>
      </w:r>
      <w:ins w:id="343" w:author="marcelo" w:date="2026-06-03T11:22:56Z">
        <w:r>
          <w:rPr>
            <w:rFonts w:hint="default" w:ascii="Times New Roman" w:hAnsi="Times New Roman" w:cs="Times New Roman"/>
            <w:lang w:val="en-US"/>
          </w:rPr>
          <w:t>st</w:t>
        </w:r>
      </w:ins>
      <w:ins w:id="344" w:author="marcelo" w:date="2026-06-03T11:22:57Z">
        <w:r>
          <w:rPr>
            <w:rFonts w:hint="default" w:ascii="Times New Roman" w:hAnsi="Times New Roman" w:cs="Times New Roman"/>
            <w:lang w:val="en-US"/>
          </w:rPr>
          <w:t>ru</w:t>
        </w:r>
      </w:ins>
      <w:ins w:id="345" w:author="marcelo" w:date="2026-06-03T11:22:58Z">
        <w:r>
          <w:rPr>
            <w:rFonts w:hint="default" w:ascii="Times New Roman" w:hAnsi="Times New Roman" w:cs="Times New Roman"/>
            <w:lang w:val="en-US"/>
          </w:rPr>
          <w:t>ctur</w:t>
        </w:r>
      </w:ins>
      <w:ins w:id="346" w:author="marcelo" w:date="2026-06-03T11:22:59Z">
        <w:r>
          <w:rPr>
            <w:rFonts w:hint="default" w:ascii="Times New Roman" w:hAnsi="Times New Roman" w:cs="Times New Roman"/>
            <w:lang w:val="en-US"/>
          </w:rPr>
          <w:t xml:space="preserve">al </w:t>
        </w:r>
      </w:ins>
      <w:del w:id="347" w:author="marcelo" w:date="2026-06-03T11:23:01Z">
        <w:r>
          <w:rPr>
            <w:rFonts w:hint="default" w:ascii="Times New Roman" w:hAnsi="Times New Roman" w:cs="Times New Roman"/>
            <w:lang w:val="en-US"/>
          </w:rPr>
          <w:delText xml:space="preserve">structural diversity </w:delText>
        </w:r>
      </w:del>
      <w:ins w:id="348" w:author="marcelo" w:date="2026-06-03T11:23:01Z">
        <w:r>
          <w:rPr>
            <w:rFonts w:hint="default" w:ascii="Times New Roman" w:hAnsi="Times New Roman" w:cs="Times New Roman"/>
            <w:lang w:val="en-US"/>
          </w:rPr>
          <w:t>var</w:t>
        </w:r>
      </w:ins>
      <w:ins w:id="349" w:author="marcelo" w:date="2026-06-03T11:23:02Z">
        <w:r>
          <w:rPr>
            <w:rFonts w:hint="default" w:ascii="Times New Roman" w:hAnsi="Times New Roman" w:cs="Times New Roman"/>
            <w:lang w:val="en-US"/>
          </w:rPr>
          <w:t>iation</w:t>
        </w:r>
      </w:ins>
      <w:ins w:id="350" w:author="marcelo" w:date="2026-06-03T11:23:06Z">
        <w:r>
          <w:rPr>
            <w:rFonts w:hint="default" w:ascii="Times New Roman" w:hAnsi="Times New Roman" w:cs="Times New Roman"/>
            <w:lang w:val="en-US"/>
          </w:rPr>
          <w:t xml:space="preserve"> </w:t>
        </w:r>
      </w:ins>
      <w:r>
        <w:rPr>
          <w:rFonts w:ascii="Times New Roman" w:hAnsi="Times New Roman" w:cs="Times New Roman"/>
        </w:rPr>
        <w:t xml:space="preserve">among elements. Distances were </w:t>
      </w:r>
      <w:del w:id="351" w:author="marcelo" w:date="2026-06-03T11:26:04Z">
        <w:r>
          <w:rPr>
            <w:rFonts w:hint="default" w:ascii="Times New Roman" w:hAnsi="Times New Roman" w:cs="Times New Roman"/>
            <w:lang w:val="en-US"/>
          </w:rPr>
          <w:delText xml:space="preserve">measured </w:delText>
        </w:r>
      </w:del>
      <w:ins w:id="352" w:author="marcelo" w:date="2026-06-03T11:26:04Z">
        <w:r>
          <w:rPr>
            <w:rFonts w:hint="default" w:ascii="Times New Roman" w:hAnsi="Times New Roman" w:cs="Times New Roman"/>
            <w:lang w:val="en-US"/>
          </w:rPr>
          <w:t>comput</w:t>
        </w:r>
      </w:ins>
      <w:ins w:id="353" w:author="marcelo" w:date="2026-06-03T11:26:22Z">
        <w:r>
          <w:rPr>
            <w:rFonts w:hint="default" w:ascii="Times New Roman" w:hAnsi="Times New Roman" w:cs="Times New Roman"/>
            <w:lang w:val="en-US"/>
          </w:rPr>
          <w:t xml:space="preserve">ed </w:t>
        </w:r>
      </w:ins>
      <w:r>
        <w:rPr>
          <w:rFonts w:ascii="Times New Roman" w:hAnsi="Times New Roman" w:cs="Times New Roman"/>
        </w:rPr>
        <w:t xml:space="preserve">on an acoustic space defined by the first two principal components </w:t>
      </w:r>
      <w:del w:id="354" w:author="marcelo" w:date="2026-06-03T11:23:35Z">
        <w:r>
          <w:rPr>
            <w:rFonts w:hint="default" w:ascii="Times New Roman" w:hAnsi="Times New Roman" w:cs="Times New Roman"/>
            <w:lang w:val="en-US"/>
          </w:rPr>
          <w:delText>representing variation</w:delText>
        </w:r>
      </w:del>
      <w:ins w:id="355" w:author="marcelo" w:date="2026-06-03T11:23:35Z">
        <w:r>
          <w:rPr>
            <w:rFonts w:hint="default" w:ascii="Times New Roman" w:hAnsi="Times New Roman" w:cs="Times New Roman"/>
            <w:lang w:val="en-US"/>
          </w:rPr>
          <w:t>summ</w:t>
        </w:r>
      </w:ins>
      <w:ins w:id="356" w:author="marcelo" w:date="2026-06-03T11:23:36Z">
        <w:r>
          <w:rPr>
            <w:rFonts w:hint="default" w:ascii="Times New Roman" w:hAnsi="Times New Roman" w:cs="Times New Roman"/>
            <w:lang w:val="en-US"/>
          </w:rPr>
          <w:t xml:space="preserve">arizing </w:t>
        </w:r>
      </w:ins>
      <w:del w:id="357" w:author="marcelo" w:date="2026-06-03T11:26:42Z">
        <w:r>
          <w:rPr>
            <w:rFonts w:ascii="Times New Roman" w:hAnsi="Times New Roman" w:cs="Times New Roman"/>
          </w:rPr>
          <w:delText xml:space="preserve"> at the </w:delText>
        </w:r>
      </w:del>
      <w:r>
        <w:rPr>
          <w:rFonts w:ascii="Times New Roman" w:hAnsi="Times New Roman" w:cs="Times New Roman"/>
        </w:rPr>
        <w:t xml:space="preserve">element level </w:t>
      </w:r>
      <w:ins w:id="358" w:author="marcelo" w:date="2026-06-03T11:26:44Z">
        <w:r>
          <w:rPr>
            <w:rFonts w:hint="default" w:ascii="Times New Roman" w:hAnsi="Times New Roman" w:cs="Times New Roman"/>
            <w:lang w:val="en-US"/>
          </w:rPr>
          <w:t>acous</w:t>
        </w:r>
      </w:ins>
      <w:ins w:id="359" w:author="marcelo" w:date="2026-06-03T11:26:45Z">
        <w:r>
          <w:rPr>
            <w:rFonts w:hint="default" w:ascii="Times New Roman" w:hAnsi="Times New Roman" w:cs="Times New Roman"/>
            <w:lang w:val="en-US"/>
          </w:rPr>
          <w:t>tic struc</w:t>
        </w:r>
      </w:ins>
      <w:ins w:id="360" w:author="marcelo" w:date="2026-06-03T11:26:46Z">
        <w:r>
          <w:rPr>
            <w:rFonts w:hint="default" w:ascii="Times New Roman" w:hAnsi="Times New Roman" w:cs="Times New Roman"/>
            <w:lang w:val="en-US"/>
          </w:rPr>
          <w:t xml:space="preserve">ture </w:t>
        </w:r>
      </w:ins>
      <w:r>
        <w:rPr>
          <w:rFonts w:ascii="Times New Roman" w:hAnsi="Times New Roman" w:cs="Times New Roman"/>
        </w:rPr>
        <w:t>(see below). After removing highly collinear variables, we recovered 24 element-level acoustic features (</w:t>
      </w:r>
      <w:commentRangeStart w:id="19"/>
      <w:commentRangeStart w:id="20"/>
      <w:r>
        <w:rPr>
          <w:rFonts w:ascii="Times New Roman" w:hAnsi="Times New Roman" w:cs="Times New Roman"/>
        </w:rPr>
        <w:t>DeltaTime, Dur90, IQRDur, Q1Freq, Freq5, Freq95,IQR BW, BW 90,Peak Freq, PFC Avg Slope, PFC Min Freq, PFC Min Slope, PFC Max Freq, PFC Max Slope, sd, freq IQR, time median, time Q25, skew, kurt, time ent, entropy, sfm and meanpeakf</w:t>
      </w:r>
      <w:commentRangeEnd w:id="19"/>
      <w:r>
        <w:rPr>
          <w:rStyle w:val="14"/>
          <w:rFonts w:ascii="Times New Roman" w:hAnsi="Times New Roman" w:cs="Times New Roman"/>
          <w:sz w:val="24"/>
          <w:szCs w:val="24"/>
        </w:rPr>
        <w:commentReference w:id="19"/>
      </w:r>
      <w:commentRangeEnd w:id="20"/>
      <w:r>
        <w:commentReference w:id="20"/>
      </w:r>
      <w:r>
        <w:rPr>
          <w:rFonts w:ascii="Times New Roman" w:hAnsi="Times New Roman" w:cs="Times New Roman"/>
        </w:rPr>
        <w:t xml:space="preserve">) and nine song-level acoustic features (mean peak frequency, number of elements, element duration, frequency range, song duration, song rate, inter-element gap duration, frequency range (5–95%), and MST). </w:t>
      </w:r>
    </w:p>
    <w:p>
      <w:pPr>
        <w:spacing w:line="480" w:lineRule="auto"/>
        <w:rPr>
          <w:rFonts w:ascii="Times New Roman" w:hAnsi="Times New Roman" w:cs="Times New Roman"/>
        </w:rPr>
      </w:pPr>
      <w:r>
        <w:rPr>
          <w:rFonts w:ascii="Times New Roman" w:hAnsi="Times New Roman" w:cs="Times New Roman"/>
        </w:rPr>
        <w:t xml:space="preserve">We </w:t>
      </w:r>
      <w:del w:id="361" w:author="marcelo" w:date="2026-06-03T11:30:11Z">
        <w:r>
          <w:rPr>
            <w:rFonts w:hint="default" w:ascii="Times New Roman" w:hAnsi="Times New Roman" w:cs="Times New Roman"/>
            <w:lang w:val="en-US"/>
          </w:rPr>
          <w:delText xml:space="preserve">conducted a </w:delText>
        </w:r>
      </w:del>
      <w:ins w:id="362" w:author="marcelo" w:date="2026-06-03T11:30:11Z">
        <w:r>
          <w:rPr>
            <w:rFonts w:hint="default" w:ascii="Times New Roman" w:hAnsi="Times New Roman" w:cs="Times New Roman"/>
            <w:lang w:val="en-US"/>
          </w:rPr>
          <w:t>use</w:t>
        </w:r>
      </w:ins>
      <w:ins w:id="363" w:author="marcelo" w:date="2026-06-03T11:40:42Z">
        <w:r>
          <w:rPr>
            <w:rFonts w:hint="default" w:ascii="Times New Roman" w:hAnsi="Times New Roman" w:cs="Times New Roman"/>
            <w:lang w:val="en-US"/>
          </w:rPr>
          <w:t>d</w:t>
        </w:r>
      </w:ins>
      <w:ins w:id="364" w:author="marcelo" w:date="2026-06-03T11:30:11Z">
        <w:r>
          <w:rPr>
            <w:rFonts w:hint="default" w:ascii="Times New Roman" w:hAnsi="Times New Roman" w:cs="Times New Roman"/>
            <w:lang w:val="en-US"/>
          </w:rPr>
          <w:t xml:space="preserve"> </w:t>
        </w:r>
      </w:ins>
      <w:r>
        <w:rPr>
          <w:rFonts w:ascii="Times New Roman" w:hAnsi="Times New Roman" w:cs="Times New Roman"/>
        </w:rPr>
        <w:t xml:space="preserve">principal component analysis (PCA) </w:t>
      </w:r>
      <w:ins w:id="365" w:author="marcelo" w:date="2026-06-03T11:30:14Z">
        <w:r>
          <w:rPr>
            <w:rFonts w:hint="default" w:ascii="Times New Roman" w:hAnsi="Times New Roman" w:cs="Times New Roman"/>
            <w:lang w:val="en-US"/>
          </w:rPr>
          <w:t xml:space="preserve">to </w:t>
        </w:r>
      </w:ins>
      <w:ins w:id="366" w:author="marcelo" w:date="2026-06-03T11:30:19Z">
        <w:r>
          <w:rPr>
            <w:rFonts w:hint="default" w:ascii="Times New Roman" w:hAnsi="Times New Roman" w:cs="Times New Roman"/>
            <w:lang w:val="en-US"/>
          </w:rPr>
          <w:t>reduce t</w:t>
        </w:r>
      </w:ins>
      <w:ins w:id="367" w:author="marcelo" w:date="2026-06-03T11:30:20Z">
        <w:r>
          <w:rPr>
            <w:rFonts w:hint="default" w:ascii="Times New Roman" w:hAnsi="Times New Roman" w:cs="Times New Roman"/>
            <w:lang w:val="en-US"/>
          </w:rPr>
          <w:t>h</w:t>
        </w:r>
      </w:ins>
      <w:ins w:id="368" w:author="marcelo" w:date="2026-06-03T11:30:21Z">
        <w:r>
          <w:rPr>
            <w:rFonts w:hint="default" w:ascii="Times New Roman" w:hAnsi="Times New Roman" w:cs="Times New Roman"/>
            <w:lang w:val="en-US"/>
          </w:rPr>
          <w:t xml:space="preserve">e </w:t>
        </w:r>
      </w:ins>
      <w:ins w:id="369" w:author="marcelo" w:date="2026-06-03T11:30:22Z">
        <w:r>
          <w:rPr>
            <w:rFonts w:hint="default" w:ascii="Times New Roman" w:hAnsi="Times New Roman" w:cs="Times New Roman"/>
            <w:lang w:val="en-US"/>
          </w:rPr>
          <w:t>dimen</w:t>
        </w:r>
      </w:ins>
      <w:ins w:id="370" w:author="marcelo" w:date="2026-06-03T11:30:23Z">
        <w:r>
          <w:rPr>
            <w:rFonts w:hint="default" w:ascii="Times New Roman" w:hAnsi="Times New Roman" w:cs="Times New Roman"/>
            <w:lang w:val="en-US"/>
          </w:rPr>
          <w:t>siona</w:t>
        </w:r>
      </w:ins>
      <w:ins w:id="371" w:author="marcelo" w:date="2026-06-03T11:30:25Z">
        <w:r>
          <w:rPr>
            <w:rFonts w:hint="default" w:ascii="Times New Roman" w:hAnsi="Times New Roman" w:cs="Times New Roman"/>
            <w:lang w:val="en-US"/>
          </w:rPr>
          <w:t xml:space="preserve">lity of </w:t>
        </w:r>
      </w:ins>
      <w:ins w:id="372" w:author="marcelo" w:date="2026-06-03T11:30:38Z">
        <w:r>
          <w:rPr>
            <w:rFonts w:hint="default" w:ascii="Times New Roman" w:hAnsi="Times New Roman" w:cs="Times New Roman"/>
            <w:lang w:val="en-US"/>
          </w:rPr>
          <w:t>th</w:t>
        </w:r>
      </w:ins>
      <w:ins w:id="373" w:author="marcelo" w:date="2026-06-03T11:30:39Z">
        <w:r>
          <w:rPr>
            <w:rFonts w:hint="default" w:ascii="Times New Roman" w:hAnsi="Times New Roman" w:cs="Times New Roman"/>
            <w:lang w:val="en-US"/>
          </w:rPr>
          <w:t>e acousti</w:t>
        </w:r>
      </w:ins>
      <w:ins w:id="374" w:author="marcelo" w:date="2026-06-03T11:30:40Z">
        <w:r>
          <w:rPr>
            <w:rFonts w:hint="default" w:ascii="Times New Roman" w:hAnsi="Times New Roman" w:cs="Times New Roman"/>
            <w:lang w:val="en-US"/>
          </w:rPr>
          <w:t>c feat</w:t>
        </w:r>
      </w:ins>
      <w:ins w:id="375" w:author="marcelo" w:date="2026-06-03T11:30:41Z">
        <w:r>
          <w:rPr>
            <w:rFonts w:hint="default" w:ascii="Times New Roman" w:hAnsi="Times New Roman" w:cs="Times New Roman"/>
            <w:lang w:val="en-US"/>
          </w:rPr>
          <w:t>ure da</w:t>
        </w:r>
      </w:ins>
      <w:ins w:id="376" w:author="marcelo" w:date="2026-06-03T11:30:42Z">
        <w:r>
          <w:rPr>
            <w:rFonts w:hint="default" w:ascii="Times New Roman" w:hAnsi="Times New Roman" w:cs="Times New Roman"/>
            <w:lang w:val="en-US"/>
          </w:rPr>
          <w:t>ta</w:t>
        </w:r>
      </w:ins>
      <w:ins w:id="377" w:author="marcelo" w:date="2026-06-03T11:30:43Z">
        <w:r>
          <w:rPr>
            <w:rFonts w:hint="default" w:ascii="Times New Roman" w:hAnsi="Times New Roman" w:cs="Times New Roman"/>
            <w:lang w:val="en-US"/>
          </w:rPr>
          <w:t>set</w:t>
        </w:r>
      </w:ins>
      <w:ins w:id="378" w:author="marcelo" w:date="2026-06-03T11:40:55Z">
        <w:r>
          <w:rPr>
            <w:rFonts w:hint="default" w:ascii="Times New Roman" w:hAnsi="Times New Roman" w:cs="Times New Roman"/>
            <w:lang w:val="en-US"/>
          </w:rPr>
          <w:t>s f</w:t>
        </w:r>
      </w:ins>
      <w:ins w:id="379" w:author="marcelo" w:date="2026-06-03T11:40:59Z">
        <w:r>
          <w:rPr>
            <w:rFonts w:hint="default" w:ascii="Times New Roman" w:hAnsi="Times New Roman" w:cs="Times New Roman"/>
            <w:lang w:val="en-US"/>
          </w:rPr>
          <w:t>or</w:t>
        </w:r>
      </w:ins>
      <w:ins w:id="380" w:author="marcelo" w:date="2026-06-03T11:30:44Z">
        <w:r>
          <w:rPr>
            <w:rFonts w:hint="default" w:ascii="Times New Roman" w:hAnsi="Times New Roman" w:cs="Times New Roman"/>
            <w:lang w:val="en-US"/>
          </w:rPr>
          <w:t xml:space="preserve"> </w:t>
        </w:r>
      </w:ins>
      <w:ins w:id="381" w:author="marcelo" w:date="2026-06-03T11:30:45Z">
        <w:r>
          <w:rPr>
            <w:rFonts w:hint="default" w:ascii="Times New Roman" w:hAnsi="Times New Roman" w:cs="Times New Roman"/>
            <w:lang w:val="en-US"/>
          </w:rPr>
          <w:t xml:space="preserve">both </w:t>
        </w:r>
      </w:ins>
      <w:ins w:id="382" w:author="marcelo" w:date="2026-06-03T11:30:52Z">
        <w:r>
          <w:rPr>
            <w:rFonts w:hint="default" w:ascii="Times New Roman" w:hAnsi="Times New Roman" w:cs="Times New Roman"/>
            <w:lang w:val="en-US"/>
          </w:rPr>
          <w:t>so</w:t>
        </w:r>
      </w:ins>
      <w:ins w:id="383" w:author="marcelo" w:date="2026-06-03T11:30:53Z">
        <w:r>
          <w:rPr>
            <w:rFonts w:hint="default" w:ascii="Times New Roman" w:hAnsi="Times New Roman" w:cs="Times New Roman"/>
            <w:lang w:val="en-US"/>
          </w:rPr>
          <w:t>ng</w:t>
        </w:r>
      </w:ins>
      <w:ins w:id="384" w:author="marcelo" w:date="2026-06-03T11:31:03Z">
        <w:r>
          <w:rPr>
            <w:rFonts w:hint="default" w:ascii="Times New Roman" w:hAnsi="Times New Roman" w:cs="Times New Roman"/>
            <w:lang w:val="en-US"/>
          </w:rPr>
          <w:t xml:space="preserve"> and</w:t>
        </w:r>
      </w:ins>
      <w:ins w:id="385" w:author="marcelo" w:date="2026-06-03T11:31:04Z">
        <w:r>
          <w:rPr>
            <w:rFonts w:hint="default" w:ascii="Times New Roman" w:hAnsi="Times New Roman" w:cs="Times New Roman"/>
            <w:lang w:val="en-US"/>
          </w:rPr>
          <w:t xml:space="preserve"> element</w:t>
        </w:r>
      </w:ins>
      <w:ins w:id="386" w:author="marcelo" w:date="2026-06-03T11:41:07Z">
        <w:r>
          <w:rPr>
            <w:rFonts w:hint="default" w:ascii="Times New Roman" w:hAnsi="Times New Roman" w:cs="Times New Roman"/>
            <w:lang w:val="en-US"/>
          </w:rPr>
          <w:t xml:space="preserve"> leve</w:t>
        </w:r>
      </w:ins>
      <w:ins w:id="387" w:author="marcelo" w:date="2026-06-03T11:41:08Z">
        <w:r>
          <w:rPr>
            <w:rFonts w:hint="default" w:ascii="Times New Roman" w:hAnsi="Times New Roman" w:cs="Times New Roman"/>
            <w:lang w:val="en-US"/>
          </w:rPr>
          <w:t>l fea</w:t>
        </w:r>
      </w:ins>
      <w:ins w:id="388" w:author="marcelo" w:date="2026-06-03T11:41:10Z">
        <w:r>
          <w:rPr>
            <w:rFonts w:hint="default" w:ascii="Times New Roman" w:hAnsi="Times New Roman" w:cs="Times New Roman"/>
            <w:lang w:val="en-US"/>
          </w:rPr>
          <w:t>tures</w:t>
        </w:r>
      </w:ins>
      <w:ins w:id="389" w:author="marcelo" w:date="2026-06-03T11:31:07Z">
        <w:r>
          <w:rPr>
            <w:rFonts w:hint="default" w:ascii="Times New Roman" w:hAnsi="Times New Roman" w:cs="Times New Roman"/>
            <w:lang w:val="en-US"/>
          </w:rPr>
          <w:t>.</w:t>
        </w:r>
      </w:ins>
      <w:ins w:id="390" w:author="marcelo" w:date="2026-06-03T11:31:05Z">
        <w:r>
          <w:rPr>
            <w:rFonts w:hint="default" w:ascii="Times New Roman" w:hAnsi="Times New Roman" w:cs="Times New Roman"/>
            <w:lang w:val="en-US"/>
          </w:rPr>
          <w:t xml:space="preserve"> </w:t>
        </w:r>
      </w:ins>
      <w:del w:id="391" w:author="marcelo" w:date="2026-06-03T11:32:28Z">
        <w:r>
          <w:rPr>
            <w:rFonts w:ascii="Times New Roman" w:hAnsi="Times New Roman" w:cs="Times New Roman"/>
          </w:rPr>
          <w:delText xml:space="preserve">on the correlation matrix of the acoustic features in R to reduce the dimensionality of each dataset and quantify the acoustic variation of species and populations. </w:delText>
        </w:r>
      </w:del>
      <w:r>
        <w:rPr>
          <w:rFonts w:ascii="Times New Roman" w:hAnsi="Times New Roman" w:cs="Times New Roman"/>
        </w:rPr>
        <w:t xml:space="preserve">We retained the principal components that together explained at least 75% of the variance </w:t>
      </w:r>
      <w:ins w:id="392" w:author="marcelo" w:date="2026-06-03T11:42:36Z">
        <w:r>
          <w:rPr>
            <w:rFonts w:hint="default" w:ascii="Times New Roman" w:hAnsi="Times New Roman" w:cs="Times New Roman"/>
            <w:lang w:val="en-US"/>
          </w:rPr>
          <w:t>a</w:t>
        </w:r>
      </w:ins>
      <w:ins w:id="393" w:author="marcelo" w:date="2026-06-03T11:42:37Z">
        <w:r>
          <w:rPr>
            <w:rFonts w:hint="default" w:ascii="Times New Roman" w:hAnsi="Times New Roman" w:cs="Times New Roman"/>
            <w:lang w:val="en-US"/>
          </w:rPr>
          <w:t>nd used</w:t>
        </w:r>
      </w:ins>
      <w:ins w:id="394" w:author="marcelo" w:date="2026-06-03T11:42:38Z">
        <w:r>
          <w:rPr>
            <w:rFonts w:hint="default" w:ascii="Times New Roman" w:hAnsi="Times New Roman" w:cs="Times New Roman"/>
            <w:lang w:val="en-US"/>
          </w:rPr>
          <w:t xml:space="preserve"> t</w:t>
        </w:r>
      </w:ins>
      <w:ins w:id="395" w:author="marcelo" w:date="2026-06-03T11:42:40Z">
        <w:r>
          <w:rPr>
            <w:rFonts w:hint="default" w:ascii="Times New Roman" w:hAnsi="Times New Roman" w:cs="Times New Roman"/>
            <w:lang w:val="en-US"/>
          </w:rPr>
          <w:t xml:space="preserve">hese </w:t>
        </w:r>
      </w:ins>
      <w:ins w:id="396" w:author="marcelo" w:date="2026-06-03T11:42:41Z">
        <w:r>
          <w:rPr>
            <w:rFonts w:hint="default" w:ascii="Times New Roman" w:hAnsi="Times New Roman" w:cs="Times New Roman"/>
            <w:lang w:val="en-US"/>
          </w:rPr>
          <w:t>as the</w:t>
        </w:r>
      </w:ins>
      <w:del w:id="397" w:author="marcelo" w:date="2026-06-03T11:42:28Z">
        <w:r>
          <w:rPr>
            <w:rFonts w:ascii="Times New Roman" w:hAnsi="Times New Roman" w:cs="Times New Roman"/>
          </w:rPr>
          <w:delText xml:space="preserve">in a screeplot using </w:delText>
        </w:r>
      </w:del>
      <w:del w:id="398" w:author="marcelo" w:date="2026-06-03T11:42:28Z">
        <w:r>
          <w:rPr>
            <w:rFonts w:ascii="Times New Roman" w:hAnsi="Times New Roman" w:cs="Times New Roman"/>
            <w:i/>
            <w:iCs/>
          </w:rPr>
          <w:delText>ggplot2</w:delText>
        </w:r>
      </w:del>
      <w:del w:id="399" w:author="marcelo" w:date="2026-06-03T11:42:28Z">
        <w:r>
          <w:rPr>
            <w:rFonts w:ascii="Times New Roman" w:hAnsi="Times New Roman" w:cs="Times New Roman"/>
          </w:rPr>
          <w:delText xml:space="preserve"> (Wickham 2016)</w:delText>
        </w:r>
      </w:del>
      <w:ins w:id="400" w:author="marcelo" w:date="2026-06-03T11:32:50Z">
        <w:r>
          <w:rPr>
            <w:rFonts w:hint="default" w:ascii="Times New Roman" w:hAnsi="Times New Roman" w:cs="Times New Roman"/>
            <w:lang w:val="en-US"/>
          </w:rPr>
          <w:t xml:space="preserve"> </w:t>
        </w:r>
      </w:ins>
      <w:ins w:id="401" w:author="marcelo" w:date="2026-06-03T11:32:51Z">
        <w:r>
          <w:rPr>
            <w:rFonts w:hint="default" w:ascii="Times New Roman" w:hAnsi="Times New Roman" w:cs="Times New Roman"/>
            <w:lang w:val="en-US"/>
          </w:rPr>
          <w:t>dimen</w:t>
        </w:r>
      </w:ins>
      <w:ins w:id="402" w:author="marcelo" w:date="2026-06-03T11:32:52Z">
        <w:r>
          <w:rPr>
            <w:rFonts w:hint="default" w:ascii="Times New Roman" w:hAnsi="Times New Roman" w:cs="Times New Roman"/>
            <w:lang w:val="en-US"/>
          </w:rPr>
          <w:t>sion</w:t>
        </w:r>
      </w:ins>
      <w:ins w:id="403" w:author="marcelo" w:date="2026-06-03T11:32:53Z">
        <w:r>
          <w:rPr>
            <w:rFonts w:hint="default" w:ascii="Times New Roman" w:hAnsi="Times New Roman" w:cs="Times New Roman"/>
            <w:lang w:val="en-US"/>
          </w:rPr>
          <w:t xml:space="preserve">s </w:t>
        </w:r>
      </w:ins>
      <w:ins w:id="404" w:author="marcelo" w:date="2026-06-03T11:32:59Z">
        <w:r>
          <w:rPr>
            <w:rFonts w:hint="default" w:ascii="Times New Roman" w:hAnsi="Times New Roman" w:cs="Times New Roman"/>
            <w:lang w:val="en-US"/>
          </w:rPr>
          <w:t>of a</w:t>
        </w:r>
      </w:ins>
      <w:ins w:id="405" w:author="marcelo" w:date="2026-06-03T11:33:00Z">
        <w:r>
          <w:rPr>
            <w:rFonts w:hint="default" w:ascii="Times New Roman" w:hAnsi="Times New Roman" w:cs="Times New Roman"/>
            <w:lang w:val="en-US"/>
          </w:rPr>
          <w:t xml:space="preserve"> </w:t>
        </w:r>
      </w:ins>
      <w:ins w:id="406" w:author="marcelo" w:date="2026-06-03T11:43:01Z">
        <w:r>
          <w:rPr>
            <w:rFonts w:hint="default" w:ascii="Times New Roman" w:hAnsi="Times New Roman" w:cs="Times New Roman"/>
            <w:lang w:val="en-US"/>
          </w:rPr>
          <w:t>redu</w:t>
        </w:r>
      </w:ins>
      <w:ins w:id="407" w:author="marcelo" w:date="2026-06-03T11:43:02Z">
        <w:r>
          <w:rPr>
            <w:rFonts w:hint="default" w:ascii="Times New Roman" w:hAnsi="Times New Roman" w:cs="Times New Roman"/>
            <w:lang w:val="en-US"/>
          </w:rPr>
          <w:t>ce</w:t>
        </w:r>
      </w:ins>
      <w:ins w:id="408" w:author="marcelo" w:date="2026-06-03T11:43:03Z">
        <w:r>
          <w:rPr>
            <w:rFonts w:hint="default" w:ascii="Times New Roman" w:hAnsi="Times New Roman" w:cs="Times New Roman"/>
            <w:lang w:val="en-US"/>
          </w:rPr>
          <w:t xml:space="preserve">d </w:t>
        </w:r>
      </w:ins>
      <w:ins w:id="409" w:author="marcelo" w:date="2026-06-03T11:33:03Z">
        <w:r>
          <w:rPr>
            <w:rFonts w:hint="default" w:ascii="Times New Roman" w:hAnsi="Times New Roman" w:cs="Times New Roman"/>
            <w:lang w:val="en-US"/>
          </w:rPr>
          <w:t>acousti</w:t>
        </w:r>
      </w:ins>
      <w:ins w:id="410" w:author="marcelo" w:date="2026-06-03T11:33:04Z">
        <w:r>
          <w:rPr>
            <w:rFonts w:hint="default" w:ascii="Times New Roman" w:hAnsi="Times New Roman" w:cs="Times New Roman"/>
            <w:lang w:val="en-US"/>
          </w:rPr>
          <w:t>c space</w:t>
        </w:r>
      </w:ins>
      <w:r>
        <w:rPr>
          <w:rFonts w:ascii="Times New Roman" w:hAnsi="Times New Roman" w:cs="Times New Roman"/>
        </w:rPr>
        <w:t xml:space="preserve">. </w:t>
      </w:r>
      <w:r>
        <w:rPr>
          <w:rFonts w:ascii="Times New Roman" w:hAnsi="Times New Roman"/>
        </w:rPr>
        <w:t xml:space="preserve">To better understand the contribution of the acoustic variables to the retained PCs, we </w:t>
      </w:r>
      <w:del w:id="411" w:author="marcelo" w:date="2026-06-03T11:35:03Z">
        <w:r>
          <w:rPr>
            <w:rFonts w:ascii="Times New Roman" w:hAnsi="Times New Roman"/>
          </w:rPr>
          <w:delText xml:space="preserve">initially </w:delText>
        </w:r>
      </w:del>
      <w:r>
        <w:rPr>
          <w:rFonts w:ascii="Times New Roman" w:hAnsi="Times New Roman"/>
        </w:rPr>
        <w:t xml:space="preserve">examined the loadings of each variable on the components (Supplementary Table 4). </w:t>
      </w:r>
      <w:commentRangeStart w:id="21"/>
      <w:r>
        <w:rPr>
          <w:rFonts w:ascii="Times New Roman" w:hAnsi="Times New Roman"/>
        </w:rPr>
        <w:t xml:space="preserve">However, </w:t>
      </w:r>
      <w:del w:id="412" w:author="marcelo" w:date="2026-06-03T11:43:41Z">
        <w:r>
          <w:rPr>
            <w:rFonts w:ascii="Times New Roman" w:hAnsi="Times New Roman"/>
          </w:rPr>
          <w:delText xml:space="preserve">because </w:delText>
        </w:r>
      </w:del>
      <w:r>
        <w:rPr>
          <w:rFonts w:ascii="Times New Roman" w:hAnsi="Times New Roman"/>
        </w:rPr>
        <w:t>the relative contributions were small and fairly homogeneous across variables</w:t>
      </w:r>
      <w:commentRangeEnd w:id="21"/>
      <w:r>
        <w:commentReference w:id="21"/>
      </w:r>
      <w:ins w:id="413" w:author="marcelo" w:date="2026-06-03T11:43:30Z">
        <w:r>
          <w:rPr>
            <w:rFonts w:hint="default" w:ascii="Times New Roman" w:hAnsi="Times New Roman"/>
            <w:lang w:val="en-US"/>
          </w:rPr>
          <w:t>,</w:t>
        </w:r>
      </w:ins>
      <w:ins w:id="414" w:author="marcelo" w:date="2026-06-03T11:38:46Z">
        <w:r>
          <w:rPr>
            <w:rFonts w:hint="default" w:ascii="Times New Roman" w:hAnsi="Times New Roman"/>
            <w:lang w:val="en-US"/>
          </w:rPr>
          <w:t xml:space="preserve"> </w:t>
        </w:r>
      </w:ins>
      <w:ins w:id="415" w:author="marcelo" w:date="2026-06-03T11:43:44Z">
        <w:r>
          <w:rPr>
            <w:rFonts w:hint="default" w:ascii="Times New Roman" w:hAnsi="Times New Roman"/>
            <w:lang w:val="en-US"/>
          </w:rPr>
          <w:t>which</w:t>
        </w:r>
      </w:ins>
      <w:ins w:id="416" w:author="marcelo" w:date="2026-06-03T11:43:45Z">
        <w:r>
          <w:rPr>
            <w:rFonts w:hint="default" w:ascii="Times New Roman" w:hAnsi="Times New Roman"/>
            <w:lang w:val="en-US"/>
          </w:rPr>
          <w:t xml:space="preserve"> pre</w:t>
        </w:r>
      </w:ins>
      <w:ins w:id="417" w:author="marcelo" w:date="2026-06-03T11:43:46Z">
        <w:r>
          <w:rPr>
            <w:rFonts w:hint="default" w:ascii="Times New Roman" w:hAnsi="Times New Roman"/>
            <w:lang w:val="en-US"/>
          </w:rPr>
          <w:t>clud</w:t>
        </w:r>
      </w:ins>
      <w:ins w:id="418" w:author="marcelo" w:date="2026-06-03T11:43:47Z">
        <w:r>
          <w:rPr>
            <w:rFonts w:hint="default" w:ascii="Times New Roman" w:hAnsi="Times New Roman"/>
            <w:lang w:val="en-US"/>
          </w:rPr>
          <w:t xml:space="preserve">ed </w:t>
        </w:r>
      </w:ins>
      <w:ins w:id="419" w:author="marcelo" w:date="2026-06-03T11:43:51Z">
        <w:r>
          <w:rPr>
            <w:rFonts w:hint="default" w:ascii="Times New Roman" w:hAnsi="Times New Roman"/>
            <w:lang w:val="en-US"/>
          </w:rPr>
          <w:t xml:space="preserve"> as</w:t>
        </w:r>
      </w:ins>
      <w:ins w:id="420" w:author="marcelo" w:date="2026-06-03T11:43:52Z">
        <w:r>
          <w:rPr>
            <w:rFonts w:hint="default" w:ascii="Times New Roman" w:hAnsi="Times New Roman"/>
            <w:lang w:val="en-US"/>
          </w:rPr>
          <w:t>s</w:t>
        </w:r>
      </w:ins>
      <w:ins w:id="421" w:author="marcelo" w:date="2026-06-03T11:44:04Z">
        <w:r>
          <w:rPr>
            <w:rFonts w:hint="default" w:ascii="Times New Roman" w:hAnsi="Times New Roman"/>
            <w:lang w:val="en-US"/>
          </w:rPr>
          <w:t>i</w:t>
        </w:r>
      </w:ins>
      <w:ins w:id="422" w:author="marcelo" w:date="2026-06-03T11:43:52Z">
        <w:r>
          <w:rPr>
            <w:rFonts w:hint="default" w:ascii="Times New Roman" w:hAnsi="Times New Roman"/>
            <w:lang w:val="en-US"/>
          </w:rPr>
          <w:t>gnin</w:t>
        </w:r>
      </w:ins>
      <w:ins w:id="423" w:author="marcelo" w:date="2026-06-03T11:43:53Z">
        <w:r>
          <w:rPr>
            <w:rFonts w:hint="default" w:ascii="Times New Roman" w:hAnsi="Times New Roman"/>
            <w:lang w:val="en-US"/>
          </w:rPr>
          <w:t>g</w:t>
        </w:r>
      </w:ins>
      <w:ins w:id="424" w:author="marcelo" w:date="2026-06-03T13:13:11Z">
        <w:r>
          <w:rPr>
            <w:rFonts w:hint="default" w:ascii="Times New Roman" w:hAnsi="Times New Roman"/>
            <w:lang w:val="en-US"/>
          </w:rPr>
          <w:t xml:space="preserve"> clear</w:t>
        </w:r>
      </w:ins>
      <w:ins w:id="425" w:author="marcelo" w:date="2026-06-03T11:43:53Z">
        <w:r>
          <w:rPr>
            <w:rFonts w:hint="default" w:ascii="Times New Roman" w:hAnsi="Times New Roman"/>
            <w:lang w:val="en-US"/>
          </w:rPr>
          <w:t xml:space="preserve"> </w:t>
        </w:r>
      </w:ins>
      <w:ins w:id="426" w:author="marcelo" w:date="2026-06-03T11:44:06Z">
        <w:r>
          <w:rPr>
            <w:rFonts w:hint="default" w:ascii="Times New Roman" w:hAnsi="Times New Roman"/>
            <w:lang w:val="en-US"/>
          </w:rPr>
          <w:t>biolo</w:t>
        </w:r>
      </w:ins>
      <w:ins w:id="427" w:author="marcelo" w:date="2026-06-03T11:44:07Z">
        <w:r>
          <w:rPr>
            <w:rFonts w:hint="default" w:ascii="Times New Roman" w:hAnsi="Times New Roman"/>
            <w:lang w:val="en-US"/>
          </w:rPr>
          <w:t>gical i</w:t>
        </w:r>
      </w:ins>
      <w:ins w:id="428" w:author="marcelo" w:date="2026-06-03T11:44:08Z">
        <w:r>
          <w:rPr>
            <w:rFonts w:hint="default" w:ascii="Times New Roman" w:hAnsi="Times New Roman"/>
            <w:lang w:val="en-US"/>
          </w:rPr>
          <w:t>nterpret</w:t>
        </w:r>
      </w:ins>
      <w:ins w:id="429" w:author="marcelo" w:date="2026-06-03T11:44:09Z">
        <w:r>
          <w:rPr>
            <w:rFonts w:hint="default" w:ascii="Times New Roman" w:hAnsi="Times New Roman"/>
            <w:lang w:val="en-US"/>
          </w:rPr>
          <w:t>ation</w:t>
        </w:r>
      </w:ins>
      <w:ins w:id="430" w:author="marcelo" w:date="2026-06-03T13:13:17Z">
        <w:r>
          <w:rPr>
            <w:rFonts w:hint="default" w:ascii="Times New Roman" w:hAnsi="Times New Roman"/>
            <w:lang w:val="en-US"/>
          </w:rPr>
          <w:t>s</w:t>
        </w:r>
      </w:ins>
      <w:ins w:id="431" w:author="marcelo" w:date="2026-06-03T11:44:09Z">
        <w:r>
          <w:rPr>
            <w:rFonts w:hint="default" w:ascii="Times New Roman" w:hAnsi="Times New Roman"/>
            <w:lang w:val="en-US"/>
          </w:rPr>
          <w:t xml:space="preserve"> </w:t>
        </w:r>
      </w:ins>
      <w:ins w:id="432" w:author="marcelo" w:date="2026-06-03T11:39:04Z">
        <w:r>
          <w:rPr>
            <w:rFonts w:hint="default" w:ascii="Times New Roman" w:hAnsi="Times New Roman"/>
            <w:lang w:val="en-US"/>
          </w:rPr>
          <w:t>to</w:t>
        </w:r>
      </w:ins>
      <w:ins w:id="433" w:author="marcelo" w:date="2026-06-03T11:39:05Z">
        <w:r>
          <w:rPr>
            <w:rFonts w:hint="default" w:ascii="Times New Roman" w:hAnsi="Times New Roman"/>
            <w:lang w:val="en-US"/>
          </w:rPr>
          <w:t xml:space="preserve"> </w:t>
        </w:r>
      </w:ins>
      <w:ins w:id="434" w:author="marcelo" w:date="2026-06-03T11:44:13Z">
        <w:r>
          <w:rPr>
            <w:rFonts w:hint="default" w:ascii="Times New Roman" w:hAnsi="Times New Roman"/>
            <w:lang w:val="en-US"/>
          </w:rPr>
          <w:t>individ</w:t>
        </w:r>
      </w:ins>
      <w:ins w:id="435" w:author="marcelo" w:date="2026-06-03T11:44:14Z">
        <w:r>
          <w:rPr>
            <w:rFonts w:hint="default" w:ascii="Times New Roman" w:hAnsi="Times New Roman"/>
            <w:lang w:val="en-US"/>
          </w:rPr>
          <w:t xml:space="preserve">ual </w:t>
        </w:r>
      </w:ins>
      <w:ins w:id="436" w:author="marcelo" w:date="2026-06-03T11:44:15Z">
        <w:r>
          <w:rPr>
            <w:rFonts w:hint="default" w:ascii="Times New Roman" w:hAnsi="Times New Roman"/>
            <w:lang w:val="en-US"/>
          </w:rPr>
          <w:t>com</w:t>
        </w:r>
      </w:ins>
      <w:ins w:id="437" w:author="marcelo" w:date="2026-06-03T11:44:16Z">
        <w:r>
          <w:rPr>
            <w:rFonts w:hint="default" w:ascii="Times New Roman" w:hAnsi="Times New Roman"/>
            <w:lang w:val="en-US"/>
          </w:rPr>
          <w:t>po</w:t>
        </w:r>
      </w:ins>
      <w:ins w:id="438" w:author="marcelo" w:date="2026-06-03T11:44:17Z">
        <w:r>
          <w:rPr>
            <w:rFonts w:hint="default" w:ascii="Times New Roman" w:hAnsi="Times New Roman"/>
            <w:lang w:val="en-US"/>
          </w:rPr>
          <w:t>nents</w:t>
        </w:r>
      </w:ins>
      <w:ins w:id="439" w:author="marcelo" w:date="2026-06-03T11:44:18Z">
        <w:r>
          <w:rPr>
            <w:rFonts w:hint="default" w:ascii="Times New Roman" w:hAnsi="Times New Roman"/>
            <w:lang w:val="en-US"/>
          </w:rPr>
          <w:t xml:space="preserve"> </w:t>
        </w:r>
      </w:ins>
      <w:del w:id="440" w:author="marcelo" w:date="2026-06-03T11:39:19Z">
        <w:r>
          <w:rPr>
            <w:rFonts w:ascii="Times New Roman" w:hAnsi="Times New Roman"/>
          </w:rPr>
          <w:delText>,</w:delText>
        </w:r>
      </w:del>
      <w:del w:id="441" w:author="marcelo" w:date="2026-06-03T11:39:18Z">
        <w:r>
          <w:rPr>
            <w:rFonts w:ascii="Times New Roman" w:hAnsi="Times New Roman"/>
          </w:rPr>
          <w:delText xml:space="preserve"> we simplified the interpretation by estimating the correlations between variables and PC scores instead </w:delText>
        </w:r>
      </w:del>
      <w:r>
        <w:rPr>
          <w:rFonts w:ascii="Times New Roman" w:hAnsi="Times New Roman" w:cs="Times New Roman"/>
        </w:rPr>
        <w:t>(Supplementary Table 5).</w:t>
      </w:r>
      <w:r>
        <w:t xml:space="preserve"> </w:t>
      </w:r>
      <w:r>
        <w:rPr>
          <w:rFonts w:ascii="Times New Roman" w:hAnsi="Times New Roman" w:cs="Times New Roman"/>
        </w:rPr>
        <w:t>In total we generated four datasets</w:t>
      </w:r>
      <w:ins w:id="442" w:author="marcelo" w:date="2026-06-03T11:44:27Z">
        <w:r>
          <w:rPr>
            <w:rFonts w:hint="default" w:ascii="Times New Roman" w:hAnsi="Times New Roman" w:cs="Times New Roman"/>
            <w:lang w:val="en-US"/>
          </w:rPr>
          <w:t>:</w:t>
        </w:r>
      </w:ins>
      <w:del w:id="443" w:author="marcelo" w:date="2026-06-03T11:44:27Z">
        <w:r>
          <w:rPr>
            <w:rFonts w:ascii="Times New Roman" w:hAnsi="Times New Roman" w:cs="Times New Roman"/>
          </w:rPr>
          <w:delText>,</w:delText>
        </w:r>
      </w:del>
      <w:r>
        <w:rPr>
          <w:rFonts w:ascii="Times New Roman" w:hAnsi="Times New Roman" w:cs="Times New Roman"/>
        </w:rPr>
        <w:t xml:space="preserve"> </w:t>
      </w:r>
      <w:ins w:id="444" w:author="marcelo" w:date="2026-06-03T13:15:53Z">
        <w:r>
          <w:rPr>
            <w:rFonts w:hint="default" w:ascii="Times New Roman" w:hAnsi="Times New Roman" w:cs="Times New Roman"/>
            <w:rPrChange w:id="445" w:author="marcelo" w:date="2026-06-03T13:15:53Z">
              <w:rPr>
                <w:rFonts w:hint="default"/>
              </w:rPr>
            </w:rPrChange>
          </w:rPr>
          <w:t>element-level and song-level acoustic feature datasets for both simple and complex songs</w:t>
        </w:r>
      </w:ins>
      <w:del w:id="447" w:author="marcelo" w:date="2026-06-03T13:15:50Z">
        <w:r>
          <w:rPr>
            <w:rFonts w:ascii="Times New Roman" w:hAnsi="Times New Roman" w:cs="Times New Roman"/>
          </w:rPr>
          <w:delText>two for simple songs and two for complex songs (based on element-level and song-level acoustic features)</w:delText>
        </w:r>
      </w:del>
      <w:r>
        <w:rPr>
          <w:rFonts w:ascii="Times New Roman" w:hAnsi="Times New Roman" w:cs="Times New Roman"/>
        </w:rPr>
        <w:t xml:space="preserve">. </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 xml:space="preserve">To explore the acoustic variation among the species and populations, we conducted linear mixed models (LMM) with </w:t>
      </w:r>
      <w:r>
        <w:rPr>
          <w:rFonts w:ascii="Times New Roman" w:hAnsi="Times New Roman" w:cs="Times New Roman"/>
          <w:i/>
          <w:iCs/>
        </w:rPr>
        <w:t>nlme</w:t>
      </w:r>
      <w:r>
        <w:rPr>
          <w:rFonts w:ascii="Times New Roman" w:hAnsi="Times New Roman" w:cs="Times New Roman"/>
        </w:rPr>
        <w:t xml:space="preserve"> in R (Pinheiro et al. 2017). The </w:t>
      </w:r>
      <w:del w:id="448" w:author="marcelo" w:date="2026-06-03T13:20:30Z">
        <w:r>
          <w:rPr>
            <w:rFonts w:hint="default" w:ascii="Times New Roman" w:hAnsi="Times New Roman" w:cs="Times New Roman"/>
            <w:lang w:val="en-US"/>
          </w:rPr>
          <w:delText xml:space="preserve">dependent </w:delText>
        </w:r>
      </w:del>
      <w:del w:id="449" w:author="marcelo" w:date="2026-06-03T13:20:30Z">
        <w:r>
          <w:rPr>
            <w:rFonts w:ascii="Times New Roman" w:hAnsi="Times New Roman" w:cs="Times New Roman"/>
          </w:rPr>
          <w:delText xml:space="preserve">variable was </w:delText>
        </w:r>
      </w:del>
      <w:del w:id="450" w:author="marcelo" w:date="2026-06-03T13:20:30Z">
        <w:r>
          <w:rPr>
            <w:rFonts w:hint="default" w:ascii="Times New Roman" w:hAnsi="Times New Roman" w:cs="Times New Roman"/>
            <w:lang w:val="en-US"/>
          </w:rPr>
          <w:delText>one of the</w:delText>
        </w:r>
      </w:del>
      <w:del w:id="451" w:author="marcelo" w:date="2026-06-03T13:20:30Z">
        <w:r>
          <w:rPr>
            <w:rFonts w:ascii="Times New Roman" w:hAnsi="Times New Roman" w:cs="Times New Roman"/>
          </w:rPr>
          <w:delText xml:space="preserve"> </w:delText>
        </w:r>
      </w:del>
      <w:r>
        <w:rPr>
          <w:rFonts w:ascii="Times New Roman" w:hAnsi="Times New Roman" w:cs="Times New Roman"/>
        </w:rPr>
        <w:t xml:space="preserve">retained </w:t>
      </w:r>
      <w:del w:id="452" w:author="marcelo" w:date="2026-06-03T13:20:04Z">
        <w:r>
          <w:rPr>
            <w:rFonts w:hint="default" w:ascii="Times New Roman" w:hAnsi="Times New Roman" w:cs="Times New Roman"/>
            <w:lang w:val="en-US"/>
          </w:rPr>
          <w:delText>PCs</w:delText>
        </w:r>
      </w:del>
      <w:ins w:id="453" w:author="marcelo" w:date="2026-06-03T13:20:04Z">
        <w:r>
          <w:rPr>
            <w:rFonts w:hint="default" w:ascii="Times New Roman" w:hAnsi="Times New Roman" w:cs="Times New Roman"/>
            <w:lang w:val="en-US"/>
          </w:rPr>
          <w:t>princi</w:t>
        </w:r>
      </w:ins>
      <w:ins w:id="454" w:author="marcelo" w:date="2026-06-03T13:20:05Z">
        <w:r>
          <w:rPr>
            <w:rFonts w:hint="default" w:ascii="Times New Roman" w:hAnsi="Times New Roman" w:cs="Times New Roman"/>
            <w:lang w:val="en-US"/>
          </w:rPr>
          <w:t>pal com</w:t>
        </w:r>
      </w:ins>
      <w:ins w:id="455" w:author="marcelo" w:date="2026-06-03T13:20:06Z">
        <w:r>
          <w:rPr>
            <w:rFonts w:hint="default" w:ascii="Times New Roman" w:hAnsi="Times New Roman" w:cs="Times New Roman"/>
            <w:lang w:val="en-US"/>
          </w:rPr>
          <w:t>pon</w:t>
        </w:r>
      </w:ins>
      <w:ins w:id="456" w:author="marcelo" w:date="2026-06-03T13:20:07Z">
        <w:r>
          <w:rPr>
            <w:rFonts w:hint="default" w:ascii="Times New Roman" w:hAnsi="Times New Roman" w:cs="Times New Roman"/>
            <w:lang w:val="en-US"/>
          </w:rPr>
          <w:t>ent</w:t>
        </w:r>
      </w:ins>
      <w:ins w:id="457" w:author="marcelo" w:date="2026-06-03T13:20:32Z">
        <w:r>
          <w:rPr>
            <w:rFonts w:hint="default" w:ascii="Times New Roman" w:hAnsi="Times New Roman" w:cs="Times New Roman"/>
            <w:lang w:val="en-US"/>
          </w:rPr>
          <w:t>s</w:t>
        </w:r>
      </w:ins>
      <w:r>
        <w:rPr>
          <w:rFonts w:ascii="Times New Roman" w:hAnsi="Times New Roman" w:cs="Times New Roman"/>
        </w:rPr>
        <w:t xml:space="preserve"> </w:t>
      </w:r>
      <w:ins w:id="458" w:author="marcelo" w:date="2026-06-03T13:20:35Z">
        <w:r>
          <w:rPr>
            <w:rFonts w:hint="default" w:ascii="Times New Roman" w:hAnsi="Times New Roman" w:cs="Times New Roman"/>
            <w:lang w:val="en-US"/>
          </w:rPr>
          <w:t xml:space="preserve">were </w:t>
        </w:r>
      </w:ins>
      <w:ins w:id="459" w:author="marcelo" w:date="2026-06-03T13:20:36Z">
        <w:r>
          <w:rPr>
            <w:rFonts w:hint="default" w:ascii="Times New Roman" w:hAnsi="Times New Roman" w:cs="Times New Roman"/>
            <w:lang w:val="en-US"/>
          </w:rPr>
          <w:t>us</w:t>
        </w:r>
      </w:ins>
      <w:ins w:id="460" w:author="marcelo" w:date="2026-06-03T13:20:37Z">
        <w:r>
          <w:rPr>
            <w:rFonts w:hint="default" w:ascii="Times New Roman" w:hAnsi="Times New Roman" w:cs="Times New Roman"/>
            <w:lang w:val="en-US"/>
          </w:rPr>
          <w:t>ed in</w:t>
        </w:r>
      </w:ins>
      <w:ins w:id="461" w:author="marcelo" w:date="2026-06-03T13:20:40Z">
        <w:r>
          <w:rPr>
            <w:rFonts w:hint="default" w:ascii="Times New Roman" w:hAnsi="Times New Roman" w:cs="Times New Roman"/>
            <w:lang w:val="en-US"/>
          </w:rPr>
          <w:t>d</w:t>
        </w:r>
      </w:ins>
      <w:ins w:id="462" w:author="marcelo" w:date="2026-06-03T13:20:41Z">
        <w:r>
          <w:rPr>
            <w:rFonts w:hint="default" w:ascii="Times New Roman" w:hAnsi="Times New Roman" w:cs="Times New Roman"/>
            <w:lang w:val="en-US"/>
          </w:rPr>
          <w:t>ividual</w:t>
        </w:r>
      </w:ins>
      <w:ins w:id="463" w:author="marcelo" w:date="2026-06-03T13:20:42Z">
        <w:r>
          <w:rPr>
            <w:rFonts w:hint="default" w:ascii="Times New Roman" w:hAnsi="Times New Roman" w:cs="Times New Roman"/>
            <w:lang w:val="en-US"/>
          </w:rPr>
          <w:t>ly as</w:t>
        </w:r>
      </w:ins>
      <w:ins w:id="464" w:author="marcelo" w:date="2026-06-03T13:20:43Z">
        <w:r>
          <w:rPr>
            <w:rFonts w:hint="default" w:ascii="Times New Roman" w:hAnsi="Times New Roman" w:cs="Times New Roman"/>
            <w:lang w:val="en-US"/>
          </w:rPr>
          <w:t xml:space="preserve"> the</w:t>
        </w:r>
      </w:ins>
      <w:ins w:id="465" w:author="marcelo" w:date="2026-06-03T13:20:44Z">
        <w:r>
          <w:rPr>
            <w:rFonts w:hint="default" w:ascii="Times New Roman" w:hAnsi="Times New Roman" w:cs="Times New Roman"/>
            <w:lang w:val="en-US"/>
          </w:rPr>
          <w:t xml:space="preserve"> re</w:t>
        </w:r>
      </w:ins>
      <w:ins w:id="466" w:author="marcelo" w:date="2026-06-03T13:20:45Z">
        <w:r>
          <w:rPr>
            <w:rFonts w:hint="default" w:ascii="Times New Roman" w:hAnsi="Times New Roman" w:cs="Times New Roman"/>
            <w:lang w:val="en-US"/>
          </w:rPr>
          <w:t>spon</w:t>
        </w:r>
      </w:ins>
      <w:ins w:id="467" w:author="marcelo" w:date="2026-06-03T13:20:46Z">
        <w:r>
          <w:rPr>
            <w:rFonts w:hint="default" w:ascii="Times New Roman" w:hAnsi="Times New Roman" w:cs="Times New Roman"/>
            <w:lang w:val="en-US"/>
          </w:rPr>
          <w:t>se va</w:t>
        </w:r>
      </w:ins>
      <w:ins w:id="468" w:author="marcelo" w:date="2026-06-03T13:20:47Z">
        <w:r>
          <w:rPr>
            <w:rFonts w:hint="default" w:ascii="Times New Roman" w:hAnsi="Times New Roman" w:cs="Times New Roman"/>
            <w:lang w:val="en-US"/>
          </w:rPr>
          <w:t xml:space="preserve">riable </w:t>
        </w:r>
      </w:ins>
      <w:del w:id="469" w:author="marcelo" w:date="2026-06-03T13:20:59Z">
        <w:r>
          <w:rPr>
            <w:rFonts w:ascii="Times New Roman" w:hAnsi="Times New Roman" w:cs="Times New Roman"/>
          </w:rPr>
          <w:delText xml:space="preserve">and the fixed factors were </w:delText>
        </w:r>
      </w:del>
      <w:ins w:id="470" w:author="marcelo" w:date="2026-06-03T13:21:00Z">
        <w:r>
          <w:rPr>
            <w:rFonts w:hint="default" w:ascii="Times New Roman" w:hAnsi="Times New Roman" w:cs="Times New Roman"/>
            <w:lang w:val="en-US"/>
          </w:rPr>
          <w:t>whil</w:t>
        </w:r>
      </w:ins>
      <w:ins w:id="471" w:author="marcelo" w:date="2026-06-03T13:21:01Z">
        <w:r>
          <w:rPr>
            <w:rFonts w:hint="default" w:ascii="Times New Roman" w:hAnsi="Times New Roman" w:cs="Times New Roman"/>
            <w:lang w:val="en-US"/>
          </w:rPr>
          <w:t xml:space="preserve">e </w:t>
        </w:r>
      </w:ins>
      <w:r>
        <w:rPr>
          <w:rFonts w:ascii="Times New Roman" w:hAnsi="Times New Roman" w:cs="Times New Roman"/>
        </w:rPr>
        <w:t>the species or the population identity</w:t>
      </w:r>
      <w:ins w:id="472" w:author="marcelo" w:date="2026-06-03T13:21:09Z">
        <w:r>
          <w:rPr>
            <w:rFonts w:hint="default" w:ascii="Times New Roman" w:hAnsi="Times New Roman" w:cs="Times New Roman"/>
            <w:lang w:val="en-US"/>
          </w:rPr>
          <w:t xml:space="preserve"> </w:t>
        </w:r>
      </w:ins>
      <w:ins w:id="473" w:author="marcelo" w:date="2026-06-03T13:21:10Z">
        <w:r>
          <w:rPr>
            <w:rFonts w:hint="default" w:ascii="Times New Roman" w:hAnsi="Times New Roman" w:cs="Times New Roman"/>
            <w:lang w:val="en-US"/>
          </w:rPr>
          <w:t>w</w:t>
        </w:r>
      </w:ins>
      <w:ins w:id="474" w:author="marcelo" w:date="2026-06-03T13:29:21Z">
        <w:r>
          <w:rPr>
            <w:rFonts w:hint="default" w:ascii="Times New Roman" w:hAnsi="Times New Roman" w:cs="Times New Roman"/>
            <w:lang w:val="en-US"/>
          </w:rPr>
          <w:t>as</w:t>
        </w:r>
      </w:ins>
      <w:ins w:id="475" w:author="marcelo" w:date="2026-06-03T13:29:22Z">
        <w:r>
          <w:rPr>
            <w:rFonts w:hint="default" w:ascii="Times New Roman" w:hAnsi="Times New Roman" w:cs="Times New Roman"/>
            <w:lang w:val="en-US"/>
          </w:rPr>
          <w:t xml:space="preserve"> </w:t>
        </w:r>
      </w:ins>
      <w:ins w:id="476" w:author="marcelo" w:date="2026-06-03T13:21:11Z">
        <w:r>
          <w:rPr>
            <w:rFonts w:hint="default" w:ascii="Times New Roman" w:hAnsi="Times New Roman" w:cs="Times New Roman"/>
            <w:lang w:val="en-US"/>
          </w:rPr>
          <w:t xml:space="preserve">used </w:t>
        </w:r>
      </w:ins>
      <w:ins w:id="477" w:author="marcelo" w:date="2026-06-03T13:21:12Z">
        <w:r>
          <w:rPr>
            <w:rFonts w:hint="default" w:ascii="Times New Roman" w:hAnsi="Times New Roman" w:cs="Times New Roman"/>
            <w:lang w:val="en-US"/>
          </w:rPr>
          <w:t xml:space="preserve">as </w:t>
        </w:r>
      </w:ins>
      <w:ins w:id="478" w:author="marcelo" w:date="2026-06-03T13:21:13Z">
        <w:r>
          <w:rPr>
            <w:rFonts w:hint="default" w:ascii="Times New Roman" w:hAnsi="Times New Roman" w:cs="Times New Roman"/>
            <w:lang w:val="en-US"/>
          </w:rPr>
          <w:t>pre</w:t>
        </w:r>
      </w:ins>
      <w:ins w:id="479" w:author="marcelo" w:date="2026-06-03T13:21:14Z">
        <w:r>
          <w:rPr>
            <w:rFonts w:hint="default" w:ascii="Times New Roman" w:hAnsi="Times New Roman" w:cs="Times New Roman"/>
            <w:lang w:val="en-US"/>
          </w:rPr>
          <w:t>dictors</w:t>
        </w:r>
      </w:ins>
      <w:r>
        <w:rPr>
          <w:rFonts w:ascii="Times New Roman" w:hAnsi="Times New Roman" w:cs="Times New Roman"/>
        </w:rPr>
        <w:t xml:space="preserve">. We included locality, recording year, individual identity, and song number (only in the element-level analyses) as random effects </w:t>
      </w:r>
      <w:ins w:id="480" w:author="marcelo" w:date="2026-06-03T13:21:30Z">
        <w:r>
          <w:rPr>
            <w:rFonts w:hint="default" w:ascii="Times New Roman" w:hAnsi="Times New Roman" w:cs="Times New Roman"/>
            <w:lang w:val="en-US"/>
          </w:rPr>
          <w:t xml:space="preserve">with </w:t>
        </w:r>
      </w:ins>
      <w:del w:id="481" w:author="marcelo" w:date="2026-06-03T13:21:29Z">
        <w:r>
          <w:rPr>
            <w:rFonts w:ascii="Times New Roman" w:hAnsi="Times New Roman" w:cs="Times New Roman"/>
          </w:rPr>
          <w:delText>(</w:delText>
        </w:r>
      </w:del>
      <w:r>
        <w:rPr>
          <w:rFonts w:ascii="Times New Roman" w:hAnsi="Times New Roman" w:cs="Times New Roman"/>
        </w:rPr>
        <w:t>varying intercepts</w:t>
      </w:r>
      <w:del w:id="482" w:author="marcelo" w:date="2026-06-03T13:21:32Z">
        <w:r>
          <w:rPr>
            <w:rFonts w:ascii="Times New Roman" w:hAnsi="Times New Roman" w:cs="Times New Roman"/>
          </w:rPr>
          <w:delText>)</w:delText>
        </w:r>
      </w:del>
      <w:r>
        <w:rPr>
          <w:rFonts w:ascii="Times New Roman" w:hAnsi="Times New Roman" w:cs="Times New Roman"/>
        </w:rPr>
        <w:t xml:space="preserve">. When the </w:t>
      </w:r>
      <w:ins w:id="483" w:author="marcelo" w:date="2026-06-03T13:29:41Z">
        <w:r>
          <w:rPr>
            <w:rFonts w:hint="default" w:ascii="Times New Roman" w:hAnsi="Times New Roman" w:cs="Times New Roman"/>
            <w:rPrChange w:id="484" w:author="marcelo" w:date="2026-06-03T13:29:41Z">
              <w:rPr>
                <w:rFonts w:hint="default"/>
              </w:rPr>
            </w:rPrChange>
          </w:rPr>
          <w:t>heteroscedasticity was detected</w:t>
        </w:r>
      </w:ins>
      <w:del w:id="486" w:author="marcelo" w:date="2026-06-03T13:29:41Z">
        <w:r>
          <w:rPr>
            <w:rFonts w:ascii="Times New Roman" w:hAnsi="Times New Roman" w:cs="Times New Roman"/>
          </w:rPr>
          <w:delText>variance was not homogeneous</w:delText>
        </w:r>
      </w:del>
      <w:r>
        <w:rPr>
          <w:rFonts w:ascii="Times New Roman" w:hAnsi="Times New Roman" w:cs="Times New Roman"/>
        </w:rPr>
        <w:t xml:space="preserve">, we modeled </w:t>
      </w:r>
      <w:del w:id="487" w:author="marcelo" w:date="2026-06-03T13:21:48Z">
        <w:r>
          <w:rPr>
            <w:rFonts w:ascii="Times New Roman" w:hAnsi="Times New Roman" w:cs="Times New Roman"/>
          </w:rPr>
          <w:delText xml:space="preserve">it by the </w:delText>
        </w:r>
      </w:del>
      <w:r>
        <w:rPr>
          <w:rFonts w:ascii="Times New Roman" w:hAnsi="Times New Roman" w:cs="Times New Roman"/>
        </w:rPr>
        <w:t xml:space="preserve">species or population </w:t>
      </w:r>
      <w:ins w:id="488" w:author="marcelo" w:date="2026-06-03T13:21:51Z">
        <w:r>
          <w:rPr>
            <w:rFonts w:hint="default" w:ascii="Times New Roman" w:hAnsi="Times New Roman" w:cs="Times New Roman"/>
            <w:lang w:val="en-US"/>
          </w:rPr>
          <w:t>spec</w:t>
        </w:r>
      </w:ins>
      <w:ins w:id="489" w:author="marcelo" w:date="2026-06-03T13:21:52Z">
        <w:r>
          <w:rPr>
            <w:rFonts w:hint="default" w:ascii="Times New Roman" w:hAnsi="Times New Roman" w:cs="Times New Roman"/>
            <w:lang w:val="en-US"/>
          </w:rPr>
          <w:t>ific va</w:t>
        </w:r>
      </w:ins>
      <w:ins w:id="490" w:author="marcelo" w:date="2026-06-03T13:21:53Z">
        <w:r>
          <w:rPr>
            <w:rFonts w:hint="default" w:ascii="Times New Roman" w:hAnsi="Times New Roman" w:cs="Times New Roman"/>
            <w:lang w:val="en-US"/>
          </w:rPr>
          <w:t>ria</w:t>
        </w:r>
      </w:ins>
      <w:ins w:id="491" w:author="marcelo" w:date="2026-06-03T13:21:54Z">
        <w:r>
          <w:rPr>
            <w:rFonts w:hint="default" w:ascii="Times New Roman" w:hAnsi="Times New Roman" w:cs="Times New Roman"/>
            <w:lang w:val="en-US"/>
          </w:rPr>
          <w:t>nce</w:t>
        </w:r>
      </w:ins>
      <w:ins w:id="492" w:author="marcelo" w:date="2026-06-03T13:29:53Z">
        <w:r>
          <w:rPr>
            <w:rFonts w:hint="default" w:ascii="Times New Roman" w:hAnsi="Times New Roman" w:cs="Times New Roman"/>
            <w:lang w:val="en-US"/>
          </w:rPr>
          <w:t>s</w:t>
        </w:r>
      </w:ins>
      <w:ins w:id="493" w:author="marcelo" w:date="2026-06-03T13:21:54Z">
        <w:r>
          <w:rPr>
            <w:rFonts w:hint="default" w:ascii="Times New Roman" w:hAnsi="Times New Roman" w:cs="Times New Roman"/>
            <w:lang w:val="en-US"/>
          </w:rPr>
          <w:t xml:space="preserve"> </w:t>
        </w:r>
      </w:ins>
      <w:r>
        <w:rPr>
          <w:rFonts w:ascii="Times New Roman" w:hAnsi="Times New Roman" w:cs="Times New Roman"/>
        </w:rPr>
        <w:t xml:space="preserve">using the </w:t>
      </w:r>
      <w:commentRangeStart w:id="22"/>
      <w:r>
        <w:rPr>
          <w:rFonts w:ascii="Times New Roman" w:hAnsi="Times New Roman" w:cs="Times New Roman"/>
          <w:i/>
          <w:iCs/>
        </w:rPr>
        <w:t>varIdent</w:t>
      </w:r>
      <w:r>
        <w:rPr>
          <w:rFonts w:ascii="Times New Roman" w:hAnsi="Times New Roman" w:cs="Times New Roman"/>
        </w:rPr>
        <w:t xml:space="preserve"> </w:t>
      </w:r>
      <w:commentRangeEnd w:id="22"/>
      <w:r>
        <w:commentReference w:id="22"/>
      </w:r>
      <w:r>
        <w:rPr>
          <w:rFonts w:ascii="Times New Roman" w:hAnsi="Times New Roman" w:cs="Times New Roman"/>
        </w:rPr>
        <w:t xml:space="preserve">function. </w:t>
      </w:r>
      <w:commentRangeStart w:id="23"/>
      <w:r>
        <w:rPr>
          <w:rFonts w:ascii="Times New Roman" w:hAnsi="Times New Roman" w:cs="Times New Roman"/>
        </w:rPr>
        <w:t xml:space="preserve">The Akaike Information Criterion (AIC) was </w:t>
      </w:r>
      <w:del w:id="494" w:author="marcelo" w:date="2026-06-03T13:16:33Z">
        <w:r>
          <w:rPr>
            <w:rFonts w:hint="default" w:ascii="Times New Roman" w:hAnsi="Times New Roman" w:cs="Times New Roman"/>
            <w:lang w:val="en-US"/>
          </w:rPr>
          <w:delText xml:space="preserve">utilized </w:delText>
        </w:r>
      </w:del>
      <w:ins w:id="495" w:author="marcelo" w:date="2026-06-03T13:16:33Z">
        <w:r>
          <w:rPr>
            <w:rFonts w:hint="default" w:ascii="Times New Roman" w:hAnsi="Times New Roman" w:cs="Times New Roman"/>
            <w:lang w:val="en-US"/>
          </w:rPr>
          <w:t>use</w:t>
        </w:r>
      </w:ins>
      <w:ins w:id="496" w:author="marcelo" w:date="2026-06-03T13:16:34Z">
        <w:r>
          <w:rPr>
            <w:rFonts w:hint="default" w:ascii="Times New Roman" w:hAnsi="Times New Roman" w:cs="Times New Roman"/>
            <w:lang w:val="en-US"/>
          </w:rPr>
          <w:t xml:space="preserve">d </w:t>
        </w:r>
      </w:ins>
      <w:r>
        <w:rPr>
          <w:rFonts w:ascii="Times New Roman" w:hAnsi="Times New Roman" w:cs="Times New Roman"/>
        </w:rPr>
        <w:t xml:space="preserve">to </w:t>
      </w:r>
      <w:del w:id="497" w:author="marcelo" w:date="2026-06-03T13:27:45Z">
        <w:r>
          <w:rPr>
            <w:rFonts w:hint="default" w:ascii="Times New Roman" w:hAnsi="Times New Roman" w:cs="Times New Roman"/>
            <w:lang w:val="en-US"/>
          </w:rPr>
          <w:delText xml:space="preserve">identify </w:delText>
        </w:r>
      </w:del>
      <w:ins w:id="498" w:author="marcelo" w:date="2026-06-03T13:27:45Z">
        <w:r>
          <w:rPr>
            <w:rFonts w:hint="default" w:ascii="Times New Roman" w:hAnsi="Times New Roman" w:cs="Times New Roman"/>
            <w:lang w:val="en-US"/>
          </w:rPr>
          <w:t>c</w:t>
        </w:r>
      </w:ins>
      <w:ins w:id="499" w:author="marcelo" w:date="2026-06-03T13:27:46Z">
        <w:r>
          <w:rPr>
            <w:rFonts w:hint="default" w:ascii="Times New Roman" w:hAnsi="Times New Roman" w:cs="Times New Roman"/>
            <w:lang w:val="en-US"/>
          </w:rPr>
          <w:t xml:space="preserve">ompare </w:t>
        </w:r>
      </w:ins>
      <w:del w:id="500" w:author="marcelo" w:date="2026-06-03T13:27:47Z">
        <w:r>
          <w:rPr>
            <w:rFonts w:hint="default" w:ascii="Times New Roman" w:hAnsi="Times New Roman" w:cs="Times New Roman"/>
            <w:lang w:val="en-US"/>
          </w:rPr>
          <w:delText xml:space="preserve">the model with the </w:delText>
        </w:r>
      </w:del>
      <w:ins w:id="501" w:author="marcelo" w:date="2026-06-03T13:27:47Z">
        <w:r>
          <w:rPr>
            <w:rFonts w:hint="default" w:ascii="Times New Roman" w:hAnsi="Times New Roman" w:cs="Times New Roman"/>
            <w:lang w:val="en-US"/>
          </w:rPr>
          <w:t>alt</w:t>
        </w:r>
      </w:ins>
      <w:ins w:id="502" w:author="marcelo" w:date="2026-06-03T13:27:48Z">
        <w:r>
          <w:rPr>
            <w:rFonts w:hint="default" w:ascii="Times New Roman" w:hAnsi="Times New Roman" w:cs="Times New Roman"/>
            <w:lang w:val="en-US"/>
          </w:rPr>
          <w:t>ernative</w:t>
        </w:r>
        <w:commentRangeEnd w:id="23"/>
      </w:ins>
      <w:r>
        <w:commentReference w:id="23"/>
      </w:r>
      <w:ins w:id="503" w:author="marcelo" w:date="2026-06-03T13:27:49Z">
        <w:r>
          <w:rPr>
            <w:rFonts w:hint="default" w:ascii="Times New Roman" w:hAnsi="Times New Roman" w:cs="Times New Roman"/>
            <w:lang w:val="en-US"/>
          </w:rPr>
          <w:t xml:space="preserve"> </w:t>
        </w:r>
      </w:ins>
      <w:ins w:id="504" w:author="marcelo" w:date="2026-06-03T13:22:11Z">
        <w:r>
          <w:rPr>
            <w:rFonts w:hint="default" w:ascii="Times New Roman" w:hAnsi="Times New Roman" w:cs="Times New Roman"/>
            <w:lang w:val="en-US"/>
          </w:rPr>
          <w:t>model s</w:t>
        </w:r>
      </w:ins>
      <w:ins w:id="505" w:author="marcelo" w:date="2026-06-03T13:22:12Z">
        <w:r>
          <w:rPr>
            <w:rFonts w:hint="default" w:ascii="Times New Roman" w:hAnsi="Times New Roman" w:cs="Times New Roman"/>
            <w:lang w:val="en-US"/>
          </w:rPr>
          <w:t>tructure</w:t>
        </w:r>
      </w:ins>
      <w:ins w:id="506" w:author="marcelo" w:date="2026-06-03T13:30:15Z">
        <w:r>
          <w:rPr>
            <w:rFonts w:hint="default" w:ascii="Times New Roman" w:hAnsi="Times New Roman" w:cs="Times New Roman"/>
            <w:lang w:val="en-US"/>
          </w:rPr>
          <w:t>s</w:t>
        </w:r>
      </w:ins>
      <w:ins w:id="507" w:author="marcelo" w:date="2026-06-03T13:22:13Z">
        <w:r>
          <w:rPr>
            <w:rFonts w:hint="default" w:ascii="Times New Roman" w:hAnsi="Times New Roman" w:cs="Times New Roman"/>
            <w:lang w:val="en-US"/>
          </w:rPr>
          <w:t xml:space="preserve"> </w:t>
        </w:r>
      </w:ins>
      <w:del w:id="508" w:author="marcelo" w:date="2026-06-03T13:27:58Z">
        <w:r>
          <w:rPr>
            <w:rFonts w:hint="default" w:ascii="Times New Roman" w:hAnsi="Times New Roman" w:cs="Times New Roman"/>
            <w:lang w:val="en-US"/>
          </w:rPr>
          <w:delText xml:space="preserve">optimal combination of variables </w:delText>
        </w:r>
      </w:del>
      <w:ins w:id="509" w:author="marcelo" w:date="2026-06-03T13:27:58Z">
        <w:r>
          <w:rPr>
            <w:rFonts w:hint="default" w:ascii="Times New Roman" w:hAnsi="Times New Roman" w:cs="Times New Roman"/>
            <w:lang w:val="en-US"/>
          </w:rPr>
          <w:t xml:space="preserve">and </w:t>
        </w:r>
      </w:ins>
      <w:ins w:id="510" w:author="marcelo" w:date="2026-06-03T13:27:59Z">
        <w:r>
          <w:rPr>
            <w:rFonts w:hint="default" w:ascii="Times New Roman" w:hAnsi="Times New Roman" w:cs="Times New Roman"/>
            <w:lang w:val="en-US"/>
          </w:rPr>
          <w:t>selec</w:t>
        </w:r>
      </w:ins>
      <w:ins w:id="511" w:author="marcelo" w:date="2026-06-03T13:28:00Z">
        <w:r>
          <w:rPr>
            <w:rFonts w:hint="default" w:ascii="Times New Roman" w:hAnsi="Times New Roman" w:cs="Times New Roman"/>
            <w:lang w:val="en-US"/>
          </w:rPr>
          <w:t xml:space="preserve">t the </w:t>
        </w:r>
      </w:ins>
      <w:ins w:id="512" w:author="marcelo" w:date="2026-06-03T13:28:01Z">
        <w:r>
          <w:rPr>
            <w:rFonts w:hint="default" w:ascii="Times New Roman" w:hAnsi="Times New Roman" w:cs="Times New Roman"/>
            <w:lang w:val="en-US"/>
          </w:rPr>
          <w:t>o</w:t>
        </w:r>
      </w:ins>
      <w:ins w:id="513" w:author="marcelo" w:date="2026-06-03T13:28:02Z">
        <w:r>
          <w:rPr>
            <w:rFonts w:hint="default" w:ascii="Times New Roman" w:hAnsi="Times New Roman" w:cs="Times New Roman"/>
            <w:lang w:val="en-US"/>
          </w:rPr>
          <w:t xml:space="preserve">ne </w:t>
        </w:r>
      </w:ins>
      <w:ins w:id="514" w:author="marcelo" w:date="2026-06-03T13:17:31Z">
        <w:r>
          <w:rPr>
            <w:rFonts w:hint="default" w:ascii="Times New Roman" w:hAnsi="Times New Roman" w:cs="Times New Roman"/>
            <w:lang w:val="en-US"/>
          </w:rPr>
          <w:t>w</w:t>
        </w:r>
      </w:ins>
      <w:ins w:id="515" w:author="marcelo" w:date="2026-06-03T13:17:32Z">
        <w:r>
          <w:rPr>
            <w:rFonts w:hint="default" w:ascii="Times New Roman" w:hAnsi="Times New Roman" w:cs="Times New Roman"/>
            <w:lang w:val="en-US"/>
          </w:rPr>
          <w:t xml:space="preserve">ith </w:t>
        </w:r>
      </w:ins>
      <w:ins w:id="516" w:author="marcelo" w:date="2026-06-03T13:17:34Z">
        <w:r>
          <w:rPr>
            <w:rFonts w:hint="default" w:ascii="Times New Roman" w:hAnsi="Times New Roman" w:cs="Times New Roman"/>
            <w:lang w:val="en-US"/>
          </w:rPr>
          <w:t>t</w:t>
        </w:r>
      </w:ins>
      <w:ins w:id="517" w:author="marcelo" w:date="2026-06-03T13:17:35Z">
        <w:r>
          <w:rPr>
            <w:rFonts w:hint="default" w:ascii="Times New Roman" w:hAnsi="Times New Roman" w:cs="Times New Roman"/>
            <w:lang w:val="en-US"/>
          </w:rPr>
          <w:t xml:space="preserve">he </w:t>
        </w:r>
      </w:ins>
      <w:ins w:id="518" w:author="marcelo" w:date="2026-06-03T13:28:13Z">
        <w:r>
          <w:rPr>
            <w:rFonts w:hint="default" w:ascii="Times New Roman" w:hAnsi="Times New Roman" w:cs="Times New Roman"/>
            <w:lang w:val="en-US"/>
          </w:rPr>
          <w:t>highe</w:t>
        </w:r>
      </w:ins>
      <w:ins w:id="519" w:author="marcelo" w:date="2026-06-03T13:28:14Z">
        <w:r>
          <w:rPr>
            <w:rFonts w:hint="default" w:ascii="Times New Roman" w:hAnsi="Times New Roman" w:cs="Times New Roman"/>
            <w:lang w:val="en-US"/>
          </w:rPr>
          <w:t>st s</w:t>
        </w:r>
      </w:ins>
      <w:ins w:id="520" w:author="marcelo" w:date="2026-06-03T13:28:15Z">
        <w:r>
          <w:rPr>
            <w:rFonts w:hint="default" w:ascii="Times New Roman" w:hAnsi="Times New Roman" w:cs="Times New Roman"/>
            <w:lang w:val="en-US"/>
          </w:rPr>
          <w:t>uppor</w:t>
        </w:r>
      </w:ins>
      <w:ins w:id="521" w:author="marcelo" w:date="2026-06-03T13:28:16Z">
        <w:r>
          <w:rPr>
            <w:rFonts w:hint="default" w:ascii="Times New Roman" w:hAnsi="Times New Roman" w:cs="Times New Roman"/>
            <w:lang w:val="en-US"/>
          </w:rPr>
          <w:t>t</w:t>
        </w:r>
      </w:ins>
      <w:del w:id="522" w:author="marcelo" w:date="2026-06-03T13:17:41Z">
        <w:r>
          <w:rPr>
            <w:rFonts w:ascii="Times New Roman" w:hAnsi="Times New Roman" w:cs="Times New Roman"/>
          </w:rPr>
          <w:delText>that significantly contributed to acoustic variability</w:delText>
        </w:r>
      </w:del>
      <w:r>
        <w:rPr>
          <w:rFonts w:ascii="Times New Roman" w:hAnsi="Times New Roman" w:cs="Times New Roman"/>
        </w:rPr>
        <w:t xml:space="preserve"> (see models in Supplementary Table 6). </w:t>
      </w:r>
      <w:commentRangeStart w:id="24"/>
      <w:r>
        <w:rPr>
          <w:rFonts w:ascii="Times New Roman" w:hAnsi="Times New Roman" w:cs="Times New Roman"/>
        </w:rPr>
        <w:t>We evaluated the significance of fixed effects using ANOVAs based on the LMMs</w:t>
      </w:r>
      <w:commentRangeEnd w:id="24"/>
      <w:r>
        <w:commentReference w:id="24"/>
      </w:r>
      <w:r>
        <w:rPr>
          <w:rFonts w:ascii="Times New Roman" w:hAnsi="Times New Roman" w:cs="Times New Roman"/>
        </w:rPr>
        <w:t>.</w:t>
      </w:r>
    </w:p>
    <w:p>
      <w:pPr>
        <w:spacing w:line="480" w:lineRule="auto"/>
        <w:rPr>
          <w:rFonts w:ascii="Times New Roman" w:hAnsi="Times New Roman" w:cs="Times New Roman"/>
        </w:rPr>
      </w:pPr>
      <w:r>
        <w:rPr>
          <w:rFonts w:ascii="Times New Roman" w:hAnsi="Times New Roman" w:cs="Times New Roman"/>
        </w:rPr>
        <w:t xml:space="preserve">We explored the relationship between geographic distance and acoustic variation among individuals in two ways. We first performed a multiple regression on distance matrices (MRM) implemented in the R package </w:t>
      </w:r>
      <w:r>
        <w:rPr>
          <w:rFonts w:ascii="Times New Roman" w:hAnsi="Times New Roman" w:cs="Times New Roman"/>
          <w:i/>
          <w:iCs/>
        </w:rPr>
        <w:t>ecodist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{"citationID":"Be1mzGXQ","properties":{"formattedCitation":"(Goslee and Urban 2007)","plainCitation":"(Goslee and Urban 2007)","noteIndex":0},"citationItems":[{"id":545,"uris":["http://zotero.org/users/15439592/items/LQCK92SH"],"itemData":{"id":545,"type":"article-journal","container-title":"Journal of Statistical Software","DOI":"10.18637/jss.v022.i07","issue":"7","page":"1-19","title":"The ecodist package for dissimilarity-based analysis of ecological data","volume":"22","author":[{"family":"Goslee","given":"Sarah C."},{"family":"Urban","given":"Dean L."}],"issued":{"date-parts":[["2007"]]}}}],"schema":"https://github.com/citation-style-language/schema/raw/master/csl-citation.json"}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(Goslee and Urban 2007)</w:t>
      </w:r>
      <w:r>
        <w:rPr>
          <w:rFonts w:ascii="Times New Roman" w:hAnsi="Times New Roman" w:cs="Times New Roman"/>
        </w:rPr>
        <w:fldChar w:fldCharType="end"/>
      </w:r>
      <w:r>
        <w:rPr>
          <w:rFonts w:ascii="Times New Roman" w:hAnsi="Times New Roman" w:cs="Times New Roman"/>
        </w:rPr>
        <w:t xml:space="preserve">, to test whether acoustic dissimilarity between individuals increased with geographic distance, while accounting for species identity and repeated measures from the same individual. We complemented this analysis by </w:t>
      </w:r>
      <w:del w:id="523" w:author="marcelo" w:date="2026-06-03T13:33:11Z">
        <w:r>
          <w:rPr>
            <w:rFonts w:hint="default" w:ascii="Times New Roman" w:hAnsi="Times New Roman" w:cs="Times New Roman"/>
            <w:lang w:val="en-US"/>
          </w:rPr>
          <w:delText>contrasting,</w:delText>
        </w:r>
      </w:del>
      <w:ins w:id="524" w:author="marcelo" w:date="2026-06-03T13:33:11Z">
        <w:r>
          <w:rPr>
            <w:rFonts w:hint="default" w:ascii="Times New Roman" w:hAnsi="Times New Roman" w:cs="Times New Roman"/>
            <w:lang w:val="en-US"/>
          </w:rPr>
          <w:t>e</w:t>
        </w:r>
      </w:ins>
      <w:ins w:id="525" w:author="marcelo" w:date="2026-06-03T13:33:12Z">
        <w:r>
          <w:rPr>
            <w:rFonts w:hint="default" w:ascii="Times New Roman" w:hAnsi="Times New Roman" w:cs="Times New Roman"/>
            <w:lang w:val="en-US"/>
          </w:rPr>
          <w:t>stimat</w:t>
        </w:r>
      </w:ins>
      <w:ins w:id="526" w:author="marcelo" w:date="2026-06-03T13:33:13Z">
        <w:r>
          <w:rPr>
            <w:rFonts w:hint="default" w:ascii="Times New Roman" w:hAnsi="Times New Roman" w:cs="Times New Roman"/>
            <w:lang w:val="en-US"/>
          </w:rPr>
          <w:t>ing</w:t>
        </w:r>
      </w:ins>
      <w:ins w:id="527" w:author="marcelo" w:date="2026-06-03T13:33:22Z">
        <w:r>
          <w:rPr>
            <w:rFonts w:hint="default" w:ascii="Times New Roman" w:hAnsi="Times New Roman" w:cs="Times New Roman"/>
            <w:lang w:val="en-US"/>
          </w:rPr>
          <w:t>,</w:t>
        </w:r>
      </w:ins>
      <w:r>
        <w:rPr>
          <w:rFonts w:ascii="Times New Roman" w:hAnsi="Times New Roman" w:cs="Times New Roman"/>
        </w:rPr>
        <w:t xml:space="preserve"> for each species,</w:t>
      </w:r>
      <w:ins w:id="528" w:author="marcelo" w:date="2026-06-03T13:45:40Z">
        <w:r>
          <w:rPr>
            <w:rFonts w:hint="default" w:ascii="Times New Roman" w:hAnsi="Times New Roman" w:cs="Times New Roman"/>
            <w:lang w:val="en-US"/>
          </w:rPr>
          <w:t xml:space="preserve"> the association</w:t>
        </w:r>
      </w:ins>
      <w:ins w:id="529" w:author="marcelo" w:date="2026-06-03T13:33:25Z">
        <w:r>
          <w:rPr>
            <w:rFonts w:hint="default" w:ascii="Times New Roman" w:hAnsi="Times New Roman" w:cs="Times New Roman"/>
            <w:lang w:val="en-US"/>
          </w:rPr>
          <w:t xml:space="preserve"> </w:t>
        </w:r>
      </w:ins>
      <w:ins w:id="530" w:author="marcelo" w:date="2026-06-03T13:33:27Z">
        <w:r>
          <w:rPr>
            <w:rFonts w:hint="default" w:ascii="Times New Roman" w:hAnsi="Times New Roman" w:cs="Times New Roman"/>
            <w:lang w:val="en-US"/>
          </w:rPr>
          <w:t>bet</w:t>
        </w:r>
      </w:ins>
      <w:ins w:id="531" w:author="marcelo" w:date="2026-06-03T13:33:28Z">
        <w:r>
          <w:rPr>
            <w:rFonts w:hint="default" w:ascii="Times New Roman" w:hAnsi="Times New Roman" w:cs="Times New Roman"/>
            <w:lang w:val="en-US"/>
          </w:rPr>
          <w:t>ween</w:t>
        </w:r>
      </w:ins>
      <w:r>
        <w:rPr>
          <w:rFonts w:ascii="Times New Roman" w:hAnsi="Times New Roman" w:cs="Times New Roman"/>
        </w:rPr>
        <w:t xml:space="preserve"> </w:t>
      </w:r>
      <w:del w:id="532" w:author="marcelo" w:date="2026-06-03T13:45:45Z">
        <w:r>
          <w:rPr>
            <w:rFonts w:hint="default" w:ascii="Times New Roman" w:hAnsi="Times New Roman" w:cs="Times New Roman"/>
            <w:lang w:val="en-US"/>
          </w:rPr>
          <w:delText xml:space="preserve">the </w:delText>
        </w:r>
      </w:del>
      <w:ins w:id="533" w:author="marcelo" w:date="2026-06-03T13:45:45Z">
        <w:r>
          <w:rPr>
            <w:rFonts w:hint="default" w:ascii="Times New Roman" w:hAnsi="Times New Roman" w:cs="Times New Roman"/>
            <w:lang w:val="en-US"/>
          </w:rPr>
          <w:t xml:space="preserve">a </w:t>
        </w:r>
      </w:ins>
      <w:r>
        <w:rPr>
          <w:rFonts w:ascii="Times New Roman" w:hAnsi="Times New Roman" w:cs="Times New Roman"/>
        </w:rPr>
        <w:t xml:space="preserve">geographic distance matrix (based on the coordinates of each individual) </w:t>
      </w:r>
      <w:del w:id="534" w:author="marcelo" w:date="2026-06-03T13:45:49Z">
        <w:r>
          <w:rPr>
            <w:rFonts w:hint="default" w:ascii="Times New Roman" w:hAnsi="Times New Roman" w:cs="Times New Roman"/>
            <w:lang w:val="en-US"/>
          </w:rPr>
          <w:delText xml:space="preserve">with the </w:delText>
        </w:r>
      </w:del>
      <w:ins w:id="535" w:author="marcelo" w:date="2026-06-03T13:45:49Z">
        <w:r>
          <w:rPr>
            <w:rFonts w:hint="default" w:ascii="Times New Roman" w:hAnsi="Times New Roman" w:cs="Times New Roman"/>
            <w:lang w:val="en-US"/>
          </w:rPr>
          <w:t xml:space="preserve">and </w:t>
        </w:r>
      </w:ins>
      <w:ins w:id="536" w:author="marcelo" w:date="2026-06-03T13:45:50Z">
        <w:r>
          <w:rPr>
            <w:rFonts w:hint="default" w:ascii="Times New Roman" w:hAnsi="Times New Roman" w:cs="Times New Roman"/>
            <w:lang w:val="en-US"/>
          </w:rPr>
          <w:t xml:space="preserve">a </w:t>
        </w:r>
      </w:ins>
      <w:r>
        <w:rPr>
          <w:rFonts w:ascii="Times New Roman" w:hAnsi="Times New Roman" w:cs="Times New Roman"/>
        </w:rPr>
        <w:t xml:space="preserve">Euclidean distance matrix derived from the PC scores </w:t>
      </w:r>
      <w:del w:id="537" w:author="marcelo" w:date="2026-06-03T13:46:19Z">
        <w:r>
          <w:rPr>
            <w:rFonts w:hint="default" w:ascii="Times New Roman" w:hAnsi="Times New Roman" w:cs="Times New Roman"/>
            <w:lang w:val="en-US"/>
          </w:rPr>
          <w:delText xml:space="preserve">(considering </w:delText>
        </w:r>
      </w:del>
      <w:ins w:id="538" w:author="marcelo" w:date="2026-06-03T13:46:20Z">
        <w:r>
          <w:rPr>
            <w:rFonts w:hint="default" w:ascii="Times New Roman" w:hAnsi="Times New Roman" w:cs="Times New Roman"/>
            <w:lang w:val="en-US"/>
          </w:rPr>
          <w:t>o</w:t>
        </w:r>
      </w:ins>
      <w:ins w:id="539" w:author="marcelo" w:date="2026-06-03T13:46:21Z">
        <w:r>
          <w:rPr>
            <w:rFonts w:hint="default" w:ascii="Times New Roman" w:hAnsi="Times New Roman" w:cs="Times New Roman"/>
            <w:lang w:val="en-US"/>
          </w:rPr>
          <w:t xml:space="preserve">f </w:t>
        </w:r>
      </w:ins>
      <w:r>
        <w:rPr>
          <w:rFonts w:ascii="Times New Roman" w:hAnsi="Times New Roman" w:cs="Times New Roman"/>
        </w:rPr>
        <w:t>all observations</w:t>
      </w:r>
      <w:del w:id="540" w:author="marcelo" w:date="2026-06-03T13:46:17Z">
        <w:r>
          <w:rPr>
            <w:rFonts w:ascii="Times New Roman" w:hAnsi="Times New Roman" w:cs="Times New Roman"/>
          </w:rPr>
          <w:delText>)</w:delText>
        </w:r>
      </w:del>
      <w:r>
        <w:rPr>
          <w:rFonts w:ascii="Times New Roman" w:hAnsi="Times New Roman" w:cs="Times New Roman"/>
        </w:rPr>
        <w:t xml:space="preserve">, using a Mantel test in the R package </w:t>
      </w:r>
      <w:r>
        <w:rPr>
          <w:rFonts w:ascii="Times New Roman" w:hAnsi="Times New Roman" w:cs="Times New Roman"/>
          <w:i/>
          <w:iCs/>
        </w:rPr>
        <w:t>ade4</w:t>
      </w:r>
      <w:r>
        <w:rPr>
          <w:rFonts w:ascii="Times New Roman" w:hAnsi="Times New Roman" w:cs="Times New Roman"/>
        </w:rPr>
        <w:t xml:space="preserve"> (Dray and Dufour 2007). We performed both analyses using the song-level PCs of both simple and complex songs.</w:t>
      </w:r>
    </w:p>
    <w:p>
      <w:pPr>
        <w:spacing w:line="480" w:lineRule="auto"/>
        <w:rPr>
          <w:rFonts w:ascii="Times New Roman" w:hAnsi="Times New Roman" w:cs="Times New Roman"/>
        </w:rPr>
      </w:pPr>
      <w:r>
        <w:rPr>
          <w:rFonts w:ascii="Times New Roman" w:hAnsi="Times New Roman" w:cs="Times New Roman"/>
        </w:rPr>
        <w:t xml:space="preserve">Lastly, we evaluated whether acoustic similarity differed between individuals of the same species vs. individuals of different species and whether it was influenced by the presence of other species of southern capuchinos in the same locality. To </w:t>
      </w:r>
      <w:del w:id="541" w:author="marcelo" w:date="2026-06-03T13:57:01Z">
        <w:r>
          <w:rPr>
            <w:rFonts w:hint="default" w:ascii="Times New Roman" w:hAnsi="Times New Roman" w:cs="Times New Roman"/>
            <w:lang w:val="en-US"/>
          </w:rPr>
          <w:delText xml:space="preserve">achieve </w:delText>
        </w:r>
      </w:del>
      <w:ins w:id="542" w:author="marcelo" w:date="2026-06-03T13:57:01Z">
        <w:r>
          <w:rPr>
            <w:rFonts w:hint="default" w:ascii="Times New Roman" w:hAnsi="Times New Roman" w:cs="Times New Roman"/>
            <w:lang w:val="en-US"/>
          </w:rPr>
          <w:t xml:space="preserve">do </w:t>
        </w:r>
      </w:ins>
      <w:r>
        <w:rPr>
          <w:rFonts w:ascii="Times New Roman" w:hAnsi="Times New Roman" w:cs="Times New Roman"/>
        </w:rPr>
        <w:t xml:space="preserve">this, we quantified acoustic similarity between individuals by measuring the pairwise overlap of the areas occupied </w:t>
      </w:r>
      <w:ins w:id="543" w:author="marcelo" w:date="2026-06-03T13:57:28Z">
        <w:r>
          <w:rPr>
            <w:rFonts w:hint="default" w:ascii="Times New Roman" w:hAnsi="Times New Roman" w:cs="Times New Roman"/>
            <w:lang w:val="en-US"/>
          </w:rPr>
          <w:t>by</w:t>
        </w:r>
      </w:ins>
      <w:ins w:id="544" w:author="marcelo" w:date="2026-06-03T13:57:29Z">
        <w:r>
          <w:rPr>
            <w:rFonts w:hint="default" w:ascii="Times New Roman" w:hAnsi="Times New Roman" w:cs="Times New Roman"/>
            <w:lang w:val="en-US"/>
          </w:rPr>
          <w:t xml:space="preserve"> each </w:t>
        </w:r>
      </w:ins>
      <w:ins w:id="545" w:author="marcelo" w:date="2026-06-03T13:57:30Z">
        <w:r>
          <w:rPr>
            <w:rFonts w:hint="default" w:ascii="Times New Roman" w:hAnsi="Times New Roman" w:cs="Times New Roman"/>
            <w:lang w:val="en-US"/>
          </w:rPr>
          <w:t>individu</w:t>
        </w:r>
      </w:ins>
      <w:ins w:id="546" w:author="marcelo" w:date="2026-06-03T13:57:31Z">
        <w:r>
          <w:rPr>
            <w:rFonts w:hint="default" w:ascii="Times New Roman" w:hAnsi="Times New Roman" w:cs="Times New Roman"/>
            <w:lang w:val="en-US"/>
          </w:rPr>
          <w:t xml:space="preserve">al </w:t>
        </w:r>
      </w:ins>
      <w:r>
        <w:rPr>
          <w:rFonts w:ascii="Times New Roman" w:hAnsi="Times New Roman" w:cs="Times New Roman"/>
        </w:rPr>
        <w:t>in an acoustic space defined by the first two principal components (</w:t>
      </w:r>
      <w:del w:id="547" w:author="marcelo" w:date="2026-06-03T13:51:24Z">
        <w:r>
          <w:rPr>
            <w:rFonts w:hint="default" w:ascii="Times New Roman" w:hAnsi="Times New Roman" w:cs="Times New Roman"/>
            <w:lang w:val="en-US"/>
          </w:rPr>
          <w:delText xml:space="preserve">as they explain </w:delText>
        </w:r>
      </w:del>
      <w:ins w:id="548" w:author="marcelo" w:date="2026-06-03T13:51:24Z">
        <w:r>
          <w:rPr>
            <w:rFonts w:hint="default" w:ascii="Times New Roman" w:hAnsi="Times New Roman" w:cs="Times New Roman"/>
            <w:lang w:val="en-US"/>
          </w:rPr>
          <w:t>which</w:t>
        </w:r>
      </w:ins>
      <w:ins w:id="549" w:author="marcelo" w:date="2026-06-03T13:51:25Z">
        <w:r>
          <w:rPr>
            <w:rFonts w:hint="default" w:ascii="Times New Roman" w:hAnsi="Times New Roman" w:cs="Times New Roman"/>
            <w:lang w:val="en-US"/>
          </w:rPr>
          <w:t xml:space="preserve"> cap</w:t>
        </w:r>
      </w:ins>
      <w:ins w:id="550" w:author="marcelo" w:date="2026-06-03T13:51:26Z">
        <w:r>
          <w:rPr>
            <w:rFonts w:hint="default" w:ascii="Times New Roman" w:hAnsi="Times New Roman" w:cs="Times New Roman"/>
            <w:lang w:val="en-US"/>
          </w:rPr>
          <w:t>tu</w:t>
        </w:r>
      </w:ins>
      <w:ins w:id="551" w:author="marcelo" w:date="2026-06-03T13:51:27Z">
        <w:r>
          <w:rPr>
            <w:rFonts w:hint="default" w:ascii="Times New Roman" w:hAnsi="Times New Roman" w:cs="Times New Roman"/>
            <w:lang w:val="en-US"/>
          </w:rPr>
          <w:t>r</w:t>
        </w:r>
      </w:ins>
      <w:ins w:id="552" w:author="marcelo" w:date="2026-06-03T13:51:28Z">
        <w:r>
          <w:rPr>
            <w:rFonts w:hint="default" w:ascii="Times New Roman" w:hAnsi="Times New Roman" w:cs="Times New Roman"/>
            <w:lang w:val="en-US"/>
          </w:rPr>
          <w:t xml:space="preserve">ed </w:t>
        </w:r>
      </w:ins>
      <w:r>
        <w:rPr>
          <w:rFonts w:ascii="Times New Roman" w:hAnsi="Times New Roman" w:cs="Times New Roman"/>
        </w:rPr>
        <w:t xml:space="preserve">most of the acoustic variation of each dataset), in which each point represented a single element (element level) or song (song level). Overlap was measured as the kernel-density-weighted intersection of the areas occupied by </w:t>
      </w:r>
      <w:del w:id="553" w:author="marcelo" w:date="2026-06-03T13:51:47Z">
        <w:r>
          <w:rPr>
            <w:rFonts w:hint="default" w:ascii="Times New Roman" w:hAnsi="Times New Roman" w:cs="Times New Roman"/>
            <w:lang w:val="en-US"/>
          </w:rPr>
          <w:delText xml:space="preserve">the </w:delText>
        </w:r>
      </w:del>
      <w:ins w:id="554" w:author="marcelo" w:date="2026-06-03T13:51:47Z">
        <w:r>
          <w:rPr>
            <w:rFonts w:hint="default" w:ascii="Times New Roman" w:hAnsi="Times New Roman" w:cs="Times New Roman"/>
            <w:lang w:val="en-US"/>
          </w:rPr>
          <w:t>eac</w:t>
        </w:r>
      </w:ins>
      <w:ins w:id="555" w:author="marcelo" w:date="2026-06-03T13:51:48Z">
        <w:r>
          <w:rPr>
            <w:rFonts w:hint="default" w:ascii="Times New Roman" w:hAnsi="Times New Roman" w:cs="Times New Roman"/>
            <w:lang w:val="en-US"/>
          </w:rPr>
          <w:t>h pai</w:t>
        </w:r>
      </w:ins>
      <w:ins w:id="556" w:author="marcelo" w:date="2026-06-03T13:51:49Z">
        <w:r>
          <w:rPr>
            <w:rFonts w:hint="default" w:ascii="Times New Roman" w:hAnsi="Times New Roman" w:cs="Times New Roman"/>
            <w:lang w:val="en-US"/>
          </w:rPr>
          <w:t xml:space="preserve">r of </w:t>
        </w:r>
      </w:ins>
      <w:r>
        <w:rPr>
          <w:rFonts w:ascii="Times New Roman" w:hAnsi="Times New Roman" w:cs="Times New Roman"/>
        </w:rPr>
        <w:t xml:space="preserve">individuals, using the R package </w:t>
      </w:r>
      <w:r>
        <w:rPr>
          <w:rFonts w:ascii="Times New Roman" w:hAnsi="Times New Roman" w:cs="Times New Roman"/>
          <w:i/>
          <w:iCs/>
        </w:rPr>
        <w:t>PhenotypeSpace</w:t>
      </w:r>
      <w:r>
        <w:rPr>
          <w:rFonts w:ascii="Times New Roman" w:hAnsi="Times New Roman" w:cs="Times New Roman"/>
        </w:rPr>
        <w:t xml:space="preserve">. Overlap measures were </w:t>
      </w:r>
      <w:ins w:id="557" w:author="marcelo" w:date="2026-06-03T13:58:55Z">
        <w:r>
          <w:rPr>
            <w:rFonts w:hint="default" w:ascii="Times New Roman" w:hAnsi="Times New Roman" w:cs="Times New Roman"/>
            <w:rPrChange w:id="558" w:author="marcelo" w:date="2026-06-03T13:58:55Z">
              <w:rPr>
                <w:rFonts w:hint="default"/>
              </w:rPr>
            </w:rPrChange>
          </w:rPr>
          <w:t xml:space="preserve">expressed as the proportion of the total area occupied by both individuals that was shared between them (i.e., intersection over union), allowing </w:t>
        </w:r>
      </w:ins>
      <w:del w:id="560" w:author="marcelo" w:date="2026-06-03T13:59:20Z">
        <w:r>
          <w:rPr>
            <w:rFonts w:ascii="Times New Roman" w:hAnsi="Times New Roman" w:cs="Times New Roman"/>
          </w:rPr>
          <w:delText xml:space="preserve">converted to proportions relative to the combined area occupied by each pair of individuals to enable </w:delText>
        </w:r>
      </w:del>
      <w:r>
        <w:rPr>
          <w:rFonts w:ascii="Times New Roman" w:hAnsi="Times New Roman" w:cs="Times New Roman"/>
        </w:rPr>
        <w:t xml:space="preserve">comparisons across individuals. To control for unequal sampling, overlap estimates were rarefied </w:t>
      </w:r>
      <w:del w:id="561" w:author="marcelo" w:date="2026-06-03T14:01:06Z">
        <w:r>
          <w:rPr>
            <w:rFonts w:hint="default" w:ascii="Times New Roman" w:hAnsi="Times New Roman" w:cs="Times New Roman"/>
            <w:lang w:val="en-US"/>
          </w:rPr>
          <w:delText xml:space="preserve">by </w:delText>
        </w:r>
      </w:del>
      <w:ins w:id="562" w:author="marcelo" w:date="2026-06-03T14:01:06Z">
        <w:r>
          <w:rPr>
            <w:rFonts w:hint="default" w:ascii="Times New Roman" w:hAnsi="Times New Roman" w:cs="Times New Roman"/>
            <w:lang w:val="en-US"/>
          </w:rPr>
          <w:t>t</w:t>
        </w:r>
      </w:ins>
      <w:ins w:id="563" w:author="marcelo" w:date="2026-06-03T14:01:09Z">
        <w:r>
          <w:rPr>
            <w:rFonts w:hint="default" w:ascii="Times New Roman" w:hAnsi="Times New Roman" w:cs="Times New Roman"/>
            <w:lang w:val="en-US"/>
          </w:rPr>
          <w:t>h</w:t>
        </w:r>
      </w:ins>
      <w:ins w:id="564" w:author="marcelo" w:date="2026-06-03T14:01:06Z">
        <w:r>
          <w:rPr>
            <w:rFonts w:hint="default" w:ascii="Times New Roman" w:hAnsi="Times New Roman" w:cs="Times New Roman"/>
            <w:lang w:val="en-US"/>
          </w:rPr>
          <w:t>rough</w:t>
        </w:r>
      </w:ins>
      <w:ins w:id="565" w:author="marcelo" w:date="2026-06-03T14:01:07Z">
        <w:r>
          <w:rPr>
            <w:rFonts w:hint="default" w:ascii="Times New Roman" w:hAnsi="Times New Roman" w:cs="Times New Roman"/>
            <w:lang w:val="en-US"/>
          </w:rPr>
          <w:t xml:space="preserve"> </w:t>
        </w:r>
      </w:ins>
      <w:ins w:id="566" w:author="marcelo" w:date="2026-06-03T14:01:11Z">
        <w:r>
          <w:rPr>
            <w:rFonts w:hint="default" w:ascii="Times New Roman" w:hAnsi="Times New Roman" w:cs="Times New Roman"/>
            <w:lang w:val="en-US"/>
          </w:rPr>
          <w:t>re</w:t>
        </w:r>
      </w:ins>
      <w:ins w:id="567" w:author="marcelo" w:date="2026-06-03T14:01:13Z">
        <w:r>
          <w:rPr>
            <w:rFonts w:hint="default" w:ascii="Times New Roman" w:hAnsi="Times New Roman" w:cs="Times New Roman"/>
            <w:lang w:val="en-US"/>
          </w:rPr>
          <w:t>pe</w:t>
        </w:r>
      </w:ins>
      <w:ins w:id="568" w:author="marcelo" w:date="2026-06-03T14:01:14Z">
        <w:r>
          <w:rPr>
            <w:rFonts w:hint="default" w:ascii="Times New Roman" w:hAnsi="Times New Roman" w:cs="Times New Roman"/>
            <w:lang w:val="en-US"/>
          </w:rPr>
          <w:t xml:space="preserve">ated </w:t>
        </w:r>
      </w:ins>
      <w:r>
        <w:rPr>
          <w:rFonts w:ascii="Times New Roman" w:hAnsi="Times New Roman" w:cs="Times New Roman"/>
        </w:rPr>
        <w:t xml:space="preserve">randomly </w:t>
      </w:r>
      <w:del w:id="569" w:author="marcelo" w:date="2026-06-03T14:01:30Z">
        <w:r>
          <w:rPr>
            <w:rFonts w:hint="default" w:ascii="Times New Roman" w:hAnsi="Times New Roman" w:cs="Times New Roman"/>
            <w:lang w:val="en-US"/>
          </w:rPr>
          <w:delText>re</w:delText>
        </w:r>
      </w:del>
      <w:ins w:id="570" w:author="marcelo" w:date="2026-06-03T14:01:30Z">
        <w:r>
          <w:rPr>
            <w:rFonts w:hint="default" w:ascii="Times New Roman" w:hAnsi="Times New Roman" w:cs="Times New Roman"/>
            <w:lang w:val="en-US"/>
          </w:rPr>
          <w:t>sub</w:t>
        </w:r>
      </w:ins>
      <w:r>
        <w:rPr>
          <w:rFonts w:ascii="Times New Roman" w:hAnsi="Times New Roman" w:cs="Times New Roman"/>
        </w:rPr>
        <w:t xml:space="preserve">sampling </w:t>
      </w:r>
      <w:ins w:id="571" w:author="marcelo" w:date="2026-06-03T14:01:38Z">
        <w:r>
          <w:rPr>
            <w:rFonts w:hint="default" w:ascii="Times New Roman" w:hAnsi="Times New Roman" w:cs="Times New Roman"/>
            <w:lang w:val="en-US"/>
          </w:rPr>
          <w:t>o</w:t>
        </w:r>
      </w:ins>
      <w:ins w:id="572" w:author="marcelo" w:date="2026-06-03T14:01:39Z">
        <w:r>
          <w:rPr>
            <w:rFonts w:hint="default" w:ascii="Times New Roman" w:hAnsi="Times New Roman" w:cs="Times New Roman"/>
            <w:lang w:val="en-US"/>
          </w:rPr>
          <w:t xml:space="preserve">f </w:t>
        </w:r>
      </w:ins>
      <w:r>
        <w:rPr>
          <w:rFonts w:ascii="Times New Roman" w:hAnsi="Times New Roman" w:cs="Times New Roman"/>
        </w:rPr>
        <w:t>observations to the minimum sample size within each pair</w:t>
      </w:r>
      <w:del w:id="573" w:author="marcelo" w:date="2026-06-03T14:02:07Z">
        <w:r>
          <w:rPr>
            <w:rFonts w:ascii="Times New Roman" w:hAnsi="Times New Roman" w:cs="Times New Roman"/>
          </w:rPr>
          <w:delText xml:space="preserve"> prior</w:delText>
        </w:r>
      </w:del>
      <w:del w:id="574" w:author="marcelo" w:date="2026-06-03T14:02:03Z">
        <w:r>
          <w:rPr>
            <w:rFonts w:ascii="Times New Roman" w:hAnsi="Times New Roman" w:cs="Times New Roman"/>
          </w:rPr>
          <w:delText xml:space="preserve"> </w:delText>
        </w:r>
      </w:del>
      <w:del w:id="575" w:author="marcelo" w:date="2026-06-03T14:02:02Z">
        <w:r>
          <w:rPr>
            <w:rFonts w:ascii="Times New Roman" w:hAnsi="Times New Roman" w:cs="Times New Roman"/>
          </w:rPr>
          <w:delText>to overlap estimation</w:delText>
        </w:r>
      </w:del>
      <w:r>
        <w:rPr>
          <w:rFonts w:ascii="Times New Roman" w:hAnsi="Times New Roman" w:cs="Times New Roman"/>
        </w:rPr>
        <w:t>.</w:t>
      </w:r>
      <w:r>
        <w:t xml:space="preserve"> </w:t>
      </w:r>
      <w:r>
        <w:rPr>
          <w:rFonts w:ascii="Times New Roman" w:hAnsi="Times New Roman" w:cs="Times New Roman"/>
        </w:rPr>
        <w:t>This procedure was repeated 100 times</w:t>
      </w:r>
      <w:ins w:id="576" w:author="marcelo" w:date="2026-06-03T14:02:20Z">
        <w:r>
          <w:rPr>
            <w:rFonts w:hint="default" w:ascii="Times New Roman" w:hAnsi="Times New Roman" w:cs="Times New Roman"/>
            <w:lang w:val="en-US"/>
          </w:rPr>
          <w:t xml:space="preserve"> and</w:t>
        </w:r>
      </w:ins>
      <w:del w:id="577" w:author="marcelo" w:date="2026-06-03T14:02:20Z">
        <w:r>
          <w:rPr>
            <w:rFonts w:ascii="Times New Roman" w:hAnsi="Times New Roman" w:cs="Times New Roman"/>
          </w:rPr>
          <w:delText>, with</w:delText>
        </w:r>
      </w:del>
      <w:r>
        <w:rPr>
          <w:rFonts w:ascii="Times New Roman" w:hAnsi="Times New Roman" w:cs="Times New Roman"/>
        </w:rPr>
        <w:t xml:space="preserve"> the mean overlap </w:t>
      </w:r>
      <w:ins w:id="578" w:author="marcelo" w:date="2026-06-03T14:02:27Z">
        <w:r>
          <w:rPr>
            <w:rFonts w:hint="default" w:ascii="Times New Roman" w:hAnsi="Times New Roman" w:cs="Times New Roman"/>
            <w:lang w:val="en-US"/>
          </w:rPr>
          <w:t xml:space="preserve">value </w:t>
        </w:r>
      </w:ins>
      <w:ins w:id="579" w:author="marcelo" w:date="2026-06-03T14:02:28Z">
        <w:r>
          <w:rPr>
            <w:rFonts w:hint="default" w:ascii="Times New Roman" w:hAnsi="Times New Roman" w:cs="Times New Roman"/>
            <w:lang w:val="en-US"/>
          </w:rPr>
          <w:t xml:space="preserve">was </w:t>
        </w:r>
      </w:ins>
      <w:r>
        <w:rPr>
          <w:rFonts w:ascii="Times New Roman" w:hAnsi="Times New Roman" w:cs="Times New Roman"/>
        </w:rPr>
        <w:t>used for inference. Finally, we modelled</w:t>
      </w:r>
      <w:ins w:id="580" w:author="marcelo" w:date="2026-06-03T14:02:39Z">
        <w:r>
          <w:rPr>
            <w:rFonts w:hint="default" w:ascii="Times New Roman" w:hAnsi="Times New Roman" w:cs="Times New Roman"/>
            <w:lang w:val="en-US"/>
          </w:rPr>
          <w:t xml:space="preserve"> </w:t>
        </w:r>
      </w:ins>
      <w:del w:id="581" w:author="marcelo" w:date="2026-06-03T14:02:38Z">
        <w:r>
          <w:rPr>
            <w:rFonts w:ascii="Times New Roman" w:hAnsi="Times New Roman" w:cs="Times New Roman"/>
          </w:rPr>
          <w:delText xml:space="preserve"> </w:delText>
        </w:r>
      </w:del>
      <w:del w:id="582" w:author="marcelo" w:date="2026-06-03T14:02:35Z">
        <w:r>
          <w:rPr>
            <w:rFonts w:ascii="Times New Roman" w:hAnsi="Times New Roman" w:cs="Times New Roman"/>
          </w:rPr>
          <w:delText xml:space="preserve">the </w:delText>
        </w:r>
      </w:del>
      <w:r>
        <w:rPr>
          <w:rFonts w:ascii="Times New Roman" w:hAnsi="Times New Roman" w:cs="Times New Roman"/>
        </w:rPr>
        <w:t xml:space="preserve">acoustic overlap between individuals to compare acoustic similarity </w:t>
      </w:r>
      <w:del w:id="583" w:author="marcelo" w:date="2026-06-03T14:04:46Z">
        <w:r>
          <w:rPr>
            <w:rFonts w:hint="default" w:ascii="Times New Roman" w:hAnsi="Times New Roman" w:cs="Times New Roman"/>
            <w:lang w:val="en-US"/>
          </w:rPr>
          <w:delText xml:space="preserve">between </w:delText>
        </w:r>
      </w:del>
      <w:ins w:id="584" w:author="marcelo" w:date="2026-06-03T14:04:46Z">
        <w:r>
          <w:rPr>
            <w:rFonts w:hint="default" w:ascii="Times New Roman" w:hAnsi="Times New Roman" w:cs="Times New Roman"/>
            <w:lang w:val="en-US"/>
          </w:rPr>
          <w:t>betw</w:t>
        </w:r>
      </w:ins>
      <w:ins w:id="585" w:author="marcelo" w:date="2026-06-03T14:04:47Z">
        <w:r>
          <w:rPr>
            <w:rFonts w:hint="default" w:ascii="Times New Roman" w:hAnsi="Times New Roman" w:cs="Times New Roman"/>
            <w:lang w:val="en-US"/>
          </w:rPr>
          <w:t>e</w:t>
        </w:r>
      </w:ins>
      <w:ins w:id="586" w:author="marcelo" w:date="2026-06-03T14:04:50Z">
        <w:r>
          <w:rPr>
            <w:rFonts w:hint="default" w:ascii="Times New Roman" w:hAnsi="Times New Roman" w:cs="Times New Roman"/>
            <w:lang w:val="en-US"/>
          </w:rPr>
          <w:t>e</w:t>
        </w:r>
      </w:ins>
      <w:ins w:id="587" w:author="marcelo" w:date="2026-06-03T14:04:48Z">
        <w:r>
          <w:rPr>
            <w:rFonts w:hint="default" w:ascii="Times New Roman" w:hAnsi="Times New Roman" w:cs="Times New Roman"/>
            <w:lang w:val="en-US"/>
          </w:rPr>
          <w:t>n</w:t>
        </w:r>
      </w:ins>
      <w:ins w:id="588" w:author="marcelo" w:date="2026-06-03T14:04:49Z">
        <w:r>
          <w:rPr>
            <w:rFonts w:hint="default" w:ascii="Times New Roman" w:hAnsi="Times New Roman" w:cs="Times New Roman"/>
            <w:lang w:val="en-US"/>
          </w:rPr>
          <w:t xml:space="preserve"> </w:t>
        </w:r>
      </w:ins>
      <w:ins w:id="589" w:author="marcelo" w:date="2026-06-03T14:04:23Z">
        <w:r>
          <w:rPr>
            <w:rFonts w:hint="default" w:ascii="Times New Roman" w:hAnsi="Times New Roman" w:cs="Times New Roman"/>
            <w:lang w:val="en-US"/>
          </w:rPr>
          <w:t>pai</w:t>
        </w:r>
      </w:ins>
      <w:ins w:id="590" w:author="marcelo" w:date="2026-06-03T14:04:24Z">
        <w:r>
          <w:rPr>
            <w:rFonts w:hint="default" w:ascii="Times New Roman" w:hAnsi="Times New Roman" w:cs="Times New Roman"/>
            <w:lang w:val="en-US"/>
          </w:rPr>
          <w:t xml:space="preserve">rs of </w:t>
        </w:r>
      </w:ins>
      <w:commentRangeStart w:id="25"/>
      <w:r>
        <w:rPr>
          <w:rFonts w:ascii="Times New Roman" w:hAnsi="Times New Roman" w:cs="Times New Roman"/>
        </w:rPr>
        <w:t xml:space="preserve">homospecific </w:t>
      </w:r>
      <w:commentRangeEnd w:id="25"/>
      <w:r>
        <w:commentReference w:id="25"/>
      </w:r>
      <w:r>
        <w:rPr>
          <w:rFonts w:ascii="Times New Roman" w:hAnsi="Times New Roman" w:cs="Times New Roman"/>
        </w:rPr>
        <w:t xml:space="preserve">and heterospecific individuals </w:t>
      </w:r>
      <w:del w:id="591" w:author="marcelo" w:date="2026-06-03T14:04:37Z">
        <w:r>
          <w:rPr>
            <w:rFonts w:hint="default" w:ascii="Times New Roman" w:hAnsi="Times New Roman" w:cs="Times New Roman"/>
            <w:lang w:val="en-US"/>
          </w:rPr>
          <w:delText xml:space="preserve">and between individuals that came </w:delText>
        </w:r>
      </w:del>
      <w:ins w:id="592" w:author="marcelo" w:date="2026-06-03T14:04:37Z">
        <w:r>
          <w:rPr>
            <w:rFonts w:hint="default" w:ascii="Times New Roman" w:hAnsi="Times New Roman" w:cs="Times New Roman"/>
            <w:lang w:val="en-US"/>
          </w:rPr>
          <w:t xml:space="preserve">as </w:t>
        </w:r>
      </w:ins>
      <w:ins w:id="593" w:author="marcelo" w:date="2026-06-03T14:04:38Z">
        <w:r>
          <w:rPr>
            <w:rFonts w:hint="default" w:ascii="Times New Roman" w:hAnsi="Times New Roman" w:cs="Times New Roman"/>
            <w:lang w:val="en-US"/>
          </w:rPr>
          <w:t>well a</w:t>
        </w:r>
      </w:ins>
      <w:ins w:id="594" w:author="marcelo" w:date="2026-06-03T14:04:39Z">
        <w:r>
          <w:rPr>
            <w:rFonts w:hint="default" w:ascii="Times New Roman" w:hAnsi="Times New Roman" w:cs="Times New Roman"/>
            <w:lang w:val="en-US"/>
          </w:rPr>
          <w:t xml:space="preserve">s </w:t>
        </w:r>
      </w:ins>
      <w:ins w:id="595" w:author="marcelo" w:date="2026-06-03T14:04:40Z">
        <w:r>
          <w:rPr>
            <w:rFonts w:hint="default" w:ascii="Times New Roman" w:hAnsi="Times New Roman" w:cs="Times New Roman"/>
            <w:lang w:val="en-US"/>
          </w:rPr>
          <w:t>b</w:t>
        </w:r>
      </w:ins>
      <w:ins w:id="596" w:author="marcelo" w:date="2026-06-03T14:04:41Z">
        <w:r>
          <w:rPr>
            <w:rFonts w:hint="default" w:ascii="Times New Roman" w:hAnsi="Times New Roman" w:cs="Times New Roman"/>
            <w:lang w:val="en-US"/>
          </w:rPr>
          <w:t>etwee</w:t>
        </w:r>
      </w:ins>
      <w:ins w:id="597" w:author="marcelo" w:date="2026-06-03T14:04:42Z">
        <w:r>
          <w:rPr>
            <w:rFonts w:hint="default" w:ascii="Times New Roman" w:hAnsi="Times New Roman" w:cs="Times New Roman"/>
            <w:lang w:val="en-US"/>
          </w:rPr>
          <w:t xml:space="preserve">n </w:t>
        </w:r>
      </w:ins>
      <w:ins w:id="598" w:author="marcelo" w:date="2026-06-03T14:04:55Z">
        <w:r>
          <w:rPr>
            <w:rFonts w:hint="default" w:ascii="Times New Roman" w:hAnsi="Times New Roman" w:cs="Times New Roman"/>
            <w:lang w:val="en-US"/>
          </w:rPr>
          <w:t>p</w:t>
        </w:r>
      </w:ins>
      <w:ins w:id="599" w:author="marcelo" w:date="2026-06-03T14:04:56Z">
        <w:r>
          <w:rPr>
            <w:rFonts w:hint="default" w:ascii="Times New Roman" w:hAnsi="Times New Roman" w:cs="Times New Roman"/>
            <w:lang w:val="en-US"/>
          </w:rPr>
          <w:t>a</w:t>
        </w:r>
      </w:ins>
      <w:ins w:id="600" w:author="marcelo" w:date="2026-06-03T14:04:57Z">
        <w:r>
          <w:rPr>
            <w:rFonts w:hint="default" w:ascii="Times New Roman" w:hAnsi="Times New Roman" w:cs="Times New Roman"/>
            <w:lang w:val="en-US"/>
          </w:rPr>
          <w:t xml:space="preserve">irs </w:t>
        </w:r>
      </w:ins>
      <w:r>
        <w:rPr>
          <w:rFonts w:ascii="Times New Roman" w:hAnsi="Times New Roman" w:cs="Times New Roman"/>
        </w:rPr>
        <w:t xml:space="preserve">from sympatric and allopatric populations. For this, we used generalized linear models (GLM) with a beta error distribution in the package </w:t>
      </w:r>
      <w:r>
        <w:rPr>
          <w:rFonts w:ascii="Times New Roman" w:hAnsi="Times New Roman" w:cs="Times New Roman"/>
          <w:i/>
          <w:iCs/>
        </w:rPr>
        <w:t>gamlss</w:t>
      </w:r>
      <w:r>
        <w:rPr>
          <w:rFonts w:ascii="Times New Roman" w:hAnsi="Times New Roman" w:cs="Times New Roman"/>
        </w:rPr>
        <w:t xml:space="preserve"> (Rigby and Stasinopoulos 2005; see Supplementary Table 7).</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Results</w:t>
      </w:r>
    </w:p>
    <w:p>
      <w:pPr>
        <w:spacing w:line="480" w:lineRule="auto"/>
        <w:rPr>
          <w:rFonts w:ascii="Times New Roman" w:hAnsi="Times New Roman" w:cs="Times New Roman"/>
          <w:b/>
          <w:bCs/>
        </w:rPr>
      </w:pPr>
      <w:bookmarkStart w:id="1" w:name="_Hlk172296811"/>
      <w:r>
        <w:rPr>
          <w:rFonts w:ascii="Times New Roman" w:hAnsi="Times New Roman" w:cs="Times New Roman"/>
          <w:b/>
          <w:bCs/>
        </w:rPr>
        <w:t xml:space="preserve">Principal component analysis </w:t>
      </w:r>
    </w:p>
    <w:p>
      <w:pPr>
        <w:spacing w:line="480" w:lineRule="auto"/>
        <w:rPr>
          <w:rFonts w:ascii="Times New Roman" w:hAnsi="Times New Roman" w:cs="Times New Roman"/>
        </w:rPr>
      </w:pPr>
      <w:r>
        <w:rPr>
          <w:rFonts w:ascii="Times New Roman" w:hAnsi="Times New Roman" w:cs="Times New Roman"/>
        </w:rPr>
        <w:t xml:space="preserve">The first three principal components explained most of the simple song variation both </w:t>
      </w:r>
      <w:del w:id="601" w:author="marcelo" w:date="2026-06-03T14:08:22Z">
        <w:r>
          <w:rPr>
            <w:rFonts w:hint="default" w:ascii="Times New Roman" w:hAnsi="Times New Roman" w:cs="Times New Roman"/>
            <w:lang w:val="en-US"/>
          </w:rPr>
          <w:delText xml:space="preserve">in </w:delText>
        </w:r>
      </w:del>
      <w:ins w:id="602" w:author="marcelo" w:date="2026-06-03T14:08:22Z">
        <w:r>
          <w:rPr>
            <w:rFonts w:hint="default" w:ascii="Times New Roman" w:hAnsi="Times New Roman" w:cs="Times New Roman"/>
            <w:lang w:val="en-US"/>
          </w:rPr>
          <w:t xml:space="preserve">at </w:t>
        </w:r>
      </w:ins>
      <w:r>
        <w:rPr>
          <w:rFonts w:ascii="Times New Roman" w:hAnsi="Times New Roman" w:cs="Times New Roman"/>
        </w:rPr>
        <w:t>the element- and the song-level</w:t>
      </w:r>
      <w:ins w:id="603" w:author="marcelo" w:date="2026-06-03T14:08:26Z">
        <w:r>
          <w:rPr>
            <w:rFonts w:hint="default" w:ascii="Times New Roman" w:hAnsi="Times New Roman" w:cs="Times New Roman"/>
            <w:lang w:val="en-US"/>
          </w:rPr>
          <w:t>s</w:t>
        </w:r>
      </w:ins>
      <w:del w:id="604" w:author="marcelo" w:date="2026-06-03T14:08:19Z">
        <w:r>
          <w:rPr>
            <w:rFonts w:ascii="Times New Roman" w:hAnsi="Times New Roman" w:cs="Times New Roman"/>
          </w:rPr>
          <w:delText xml:space="preserve"> </w:delText>
        </w:r>
      </w:del>
      <w:del w:id="605" w:author="marcelo" w:date="2026-06-03T14:08:18Z">
        <w:r>
          <w:rPr>
            <w:rFonts w:ascii="Times New Roman" w:hAnsi="Times New Roman" w:cs="Times New Roman"/>
          </w:rPr>
          <w:delText>datasets</w:delText>
        </w:r>
      </w:del>
      <w:r>
        <w:rPr>
          <w:rFonts w:ascii="Times New Roman" w:hAnsi="Times New Roman" w:cs="Times New Roman"/>
        </w:rPr>
        <w:t xml:space="preserve"> (~70% in both cases).In the element-level analysis , PC1 primarily represented point-estimate frequency features, PC2 represented time features, and PC3 represented frequency spectrum features (Supplementary Tables 4A and 5A). In the song-level analysis, PC1 </w:t>
      </w:r>
      <w:del w:id="606" w:author="marcelo" w:date="2026-06-03T14:11:33Z">
        <w:r>
          <w:rPr>
            <w:rFonts w:hint="default" w:ascii="Times New Roman" w:hAnsi="Times New Roman" w:cs="Times New Roman"/>
            <w:lang w:val="en-US"/>
          </w:rPr>
          <w:delText xml:space="preserve">encompassed </w:delText>
        </w:r>
      </w:del>
      <w:ins w:id="607" w:author="marcelo" w:date="2026-06-03T14:11:33Z">
        <w:r>
          <w:rPr>
            <w:rFonts w:hint="default" w:ascii="Times New Roman" w:hAnsi="Times New Roman" w:cs="Times New Roman"/>
            <w:lang w:val="en-US"/>
          </w:rPr>
          <w:t>ca</w:t>
        </w:r>
      </w:ins>
      <w:ins w:id="608" w:author="marcelo" w:date="2026-06-03T14:11:34Z">
        <w:r>
          <w:rPr>
            <w:rFonts w:hint="default" w:ascii="Times New Roman" w:hAnsi="Times New Roman" w:cs="Times New Roman"/>
            <w:lang w:val="en-US"/>
          </w:rPr>
          <w:t>pt</w:t>
        </w:r>
      </w:ins>
      <w:ins w:id="609" w:author="marcelo" w:date="2026-06-03T14:11:35Z">
        <w:r>
          <w:rPr>
            <w:rFonts w:hint="default" w:ascii="Times New Roman" w:hAnsi="Times New Roman" w:cs="Times New Roman"/>
            <w:lang w:val="en-US"/>
          </w:rPr>
          <w:t>ured va</w:t>
        </w:r>
      </w:ins>
      <w:ins w:id="610" w:author="marcelo" w:date="2026-06-03T14:11:36Z">
        <w:r>
          <w:rPr>
            <w:rFonts w:hint="default" w:ascii="Times New Roman" w:hAnsi="Times New Roman" w:cs="Times New Roman"/>
            <w:lang w:val="en-US"/>
          </w:rPr>
          <w:t xml:space="preserve">riation </w:t>
        </w:r>
      </w:ins>
      <w:ins w:id="611" w:author="marcelo" w:date="2026-06-03T14:11:37Z">
        <w:r>
          <w:rPr>
            <w:rFonts w:hint="default" w:ascii="Times New Roman" w:hAnsi="Times New Roman" w:cs="Times New Roman"/>
            <w:lang w:val="en-US"/>
          </w:rPr>
          <w:t xml:space="preserve">in </w:t>
        </w:r>
      </w:ins>
      <w:r>
        <w:rPr>
          <w:rFonts w:ascii="Times New Roman" w:hAnsi="Times New Roman" w:cs="Times New Roman"/>
        </w:rPr>
        <w:t xml:space="preserve">frequency, time, and element diversity features; PC2 represented time features, and PC3 was positively correlated with mean peak frequency (see Supplementary Tables 4A and 5A). In the case of the complex songs, four PCs were retained in the element-level analysis: PC1 and PC2 represented frequency features, PC3 was associated with time features and PC4 was strongly associated with frequency spectrum features (Supplementary Tables 4B and 5B). The principal components of the song-level analysis of complex songs </w:t>
      </w:r>
      <w:del w:id="612" w:author="marcelo" w:date="2026-06-03T14:12:13Z">
        <w:r>
          <w:rPr>
            <w:rFonts w:hint="default" w:ascii="Times New Roman" w:hAnsi="Times New Roman" w:cs="Times New Roman"/>
            <w:lang w:val="en-US"/>
          </w:rPr>
          <w:delText xml:space="preserve">represented the same acoustic features as those reported </w:delText>
        </w:r>
      </w:del>
      <w:ins w:id="613" w:author="marcelo" w:date="2026-06-03T14:12:13Z">
        <w:r>
          <w:rPr>
            <w:rFonts w:hint="default" w:ascii="Times New Roman" w:hAnsi="Times New Roman" w:cs="Times New Roman"/>
            <w:lang w:val="en-US"/>
          </w:rPr>
          <w:t>show</w:t>
        </w:r>
      </w:ins>
      <w:ins w:id="614" w:author="marcelo" w:date="2026-06-03T14:12:17Z">
        <w:r>
          <w:rPr>
            <w:rFonts w:hint="default" w:ascii="Times New Roman" w:hAnsi="Times New Roman" w:cs="Times New Roman"/>
            <w:lang w:val="en-US"/>
          </w:rPr>
          <w:t>ed pa</w:t>
        </w:r>
      </w:ins>
      <w:ins w:id="615" w:author="marcelo" w:date="2026-06-03T14:12:18Z">
        <w:r>
          <w:rPr>
            <w:rFonts w:hint="default" w:ascii="Times New Roman" w:hAnsi="Times New Roman" w:cs="Times New Roman"/>
            <w:lang w:val="en-US"/>
          </w:rPr>
          <w:t xml:space="preserve">tterns </w:t>
        </w:r>
      </w:ins>
      <w:ins w:id="616" w:author="marcelo" w:date="2026-06-03T14:12:19Z">
        <w:r>
          <w:rPr>
            <w:rFonts w:hint="default" w:ascii="Times New Roman" w:hAnsi="Times New Roman" w:cs="Times New Roman"/>
            <w:lang w:val="en-US"/>
          </w:rPr>
          <w:t>simila</w:t>
        </w:r>
      </w:ins>
      <w:ins w:id="617" w:author="marcelo" w:date="2026-06-03T14:12:20Z">
        <w:r>
          <w:rPr>
            <w:rFonts w:hint="default" w:ascii="Times New Roman" w:hAnsi="Times New Roman" w:cs="Times New Roman"/>
            <w:lang w:val="en-US"/>
          </w:rPr>
          <w:t>r to thos</w:t>
        </w:r>
      </w:ins>
      <w:ins w:id="618" w:author="marcelo" w:date="2026-06-03T14:12:21Z">
        <w:r>
          <w:rPr>
            <w:rFonts w:hint="default" w:ascii="Times New Roman" w:hAnsi="Times New Roman" w:cs="Times New Roman"/>
            <w:lang w:val="en-US"/>
          </w:rPr>
          <w:t>e obser</w:t>
        </w:r>
      </w:ins>
      <w:ins w:id="619" w:author="marcelo" w:date="2026-06-03T14:12:22Z">
        <w:r>
          <w:rPr>
            <w:rFonts w:hint="default" w:ascii="Times New Roman" w:hAnsi="Times New Roman" w:cs="Times New Roman"/>
            <w:lang w:val="en-US"/>
          </w:rPr>
          <w:t>ve</w:t>
        </w:r>
      </w:ins>
      <w:ins w:id="620" w:author="marcelo" w:date="2026-06-03T14:12:23Z">
        <w:r>
          <w:rPr>
            <w:rFonts w:hint="default" w:ascii="Times New Roman" w:hAnsi="Times New Roman" w:cs="Times New Roman"/>
            <w:lang w:val="en-US"/>
          </w:rPr>
          <w:t>d</w:t>
        </w:r>
      </w:ins>
      <w:ins w:id="621" w:author="marcelo" w:date="2026-06-03T14:12:24Z">
        <w:r>
          <w:rPr>
            <w:rFonts w:hint="default" w:ascii="Times New Roman" w:hAnsi="Times New Roman" w:cs="Times New Roman"/>
            <w:lang w:val="en-US"/>
          </w:rPr>
          <w:t xml:space="preserve"> </w:t>
        </w:r>
      </w:ins>
      <w:del w:id="622" w:author="marcelo" w:date="2026-06-03T14:12:26Z">
        <w:r>
          <w:rPr>
            <w:rFonts w:hint="default" w:ascii="Times New Roman" w:hAnsi="Times New Roman" w:cs="Times New Roman"/>
            <w:lang w:val="en-US"/>
          </w:rPr>
          <w:delText xml:space="preserve">in the </w:delText>
        </w:r>
      </w:del>
      <w:ins w:id="623" w:author="marcelo" w:date="2026-06-03T14:12:26Z">
        <w:r>
          <w:rPr>
            <w:rFonts w:hint="default" w:ascii="Times New Roman" w:hAnsi="Times New Roman" w:cs="Times New Roman"/>
            <w:lang w:val="en-US"/>
          </w:rPr>
          <w:t xml:space="preserve">for </w:t>
        </w:r>
      </w:ins>
      <w:r>
        <w:rPr>
          <w:rFonts w:ascii="Times New Roman" w:hAnsi="Times New Roman" w:cs="Times New Roman"/>
        </w:rPr>
        <w:t>simple song</w:t>
      </w:r>
      <w:del w:id="624" w:author="marcelo" w:date="2026-06-03T14:12:29Z">
        <w:r>
          <w:rPr>
            <w:rFonts w:hint="default" w:ascii="Times New Roman" w:hAnsi="Times New Roman" w:cs="Times New Roman"/>
            <w:lang w:val="en-US"/>
          </w:rPr>
          <w:delText>-level dataset</w:delText>
        </w:r>
      </w:del>
      <w:ins w:id="625" w:author="marcelo" w:date="2026-06-03T14:12:30Z">
        <w:r>
          <w:rPr>
            <w:rFonts w:hint="default" w:ascii="Times New Roman" w:hAnsi="Times New Roman" w:cs="Times New Roman"/>
            <w:lang w:val="en-US"/>
          </w:rPr>
          <w:t>s</w:t>
        </w:r>
      </w:ins>
      <w:r>
        <w:rPr>
          <w:rFonts w:ascii="Times New Roman" w:hAnsi="Times New Roman" w:cs="Times New Roman"/>
        </w:rPr>
        <w:t>: PC1 had high loadings of frequency, time, and element diversity features; PC2 represented time features, and PC3 was positively correlated with mean peak frequency (see Supplementary Tables 4B and 5B).</w:t>
      </w:r>
    </w:p>
    <w:p>
      <w:pPr>
        <w:spacing w:line="480" w:lineRule="auto"/>
        <w:rPr>
          <w:rFonts w:ascii="Times New Roman" w:hAnsi="Times New Roman" w:cs="Times New Roman"/>
          <w:b/>
          <w:bCs/>
        </w:rPr>
      </w:pPr>
      <w:r>
        <w:rPr>
          <w:rFonts w:ascii="Times New Roman" w:hAnsi="Times New Roman" w:cs="Times New Roman"/>
          <w:b/>
          <w:bCs/>
        </w:rPr>
        <w:t>Species contrasts</w:t>
      </w:r>
    </w:p>
    <w:bookmarkEnd w:id="1"/>
    <w:p>
      <w:pPr>
        <w:spacing w:line="480" w:lineRule="auto"/>
        <w:rPr>
          <w:rFonts w:ascii="Times New Roman" w:hAnsi="Times New Roman" w:cs="Times New Roman"/>
        </w:rPr>
      </w:pPr>
      <w:r>
        <w:commentReference w:id="26"/>
      </w:r>
      <w:r>
        <w:rPr>
          <w:rFonts w:ascii="Times New Roman" w:hAnsi="Times New Roman" w:cs="Times New Roman"/>
        </w:rPr>
        <w:t xml:space="preserve">An initial, qualitative analysis of the acoustic spaces determined by the PCs showed that both simple and complex songs showed much overlap among species (Figure 3; Supplementary Figure 1). </w:t>
      </w:r>
      <w:ins w:id="626" w:author="marcelo" w:date="2026-06-03T14:17:38Z">
        <w:r>
          <w:rPr>
            <w:rFonts w:hint="default" w:ascii="Times New Roman" w:hAnsi="Times New Roman" w:cs="Times New Roman"/>
            <w:lang w:val="en-US"/>
          </w:rPr>
          <w:t>A</w:t>
        </w:r>
      </w:ins>
      <w:ins w:id="627" w:author="marcelo" w:date="2026-06-03T14:17:39Z">
        <w:r>
          <w:rPr>
            <w:rFonts w:hint="default" w:ascii="Times New Roman" w:hAnsi="Times New Roman" w:cs="Times New Roman"/>
            <w:lang w:val="en-US"/>
          </w:rPr>
          <w:t>mong</w:t>
        </w:r>
      </w:ins>
      <w:ins w:id="628" w:author="marcelo" w:date="2026-06-03T14:17:40Z">
        <w:r>
          <w:rPr>
            <w:rFonts w:hint="default" w:ascii="Times New Roman" w:hAnsi="Times New Roman" w:cs="Times New Roman"/>
            <w:lang w:val="en-US"/>
          </w:rPr>
          <w:t xml:space="preserve"> the s</w:t>
        </w:r>
      </w:ins>
      <w:ins w:id="629" w:author="marcelo" w:date="2026-06-03T14:17:41Z">
        <w:r>
          <w:rPr>
            <w:rFonts w:hint="default" w:ascii="Times New Roman" w:hAnsi="Times New Roman" w:cs="Times New Roman"/>
            <w:lang w:val="en-US"/>
          </w:rPr>
          <w:t>pecie</w:t>
        </w:r>
      </w:ins>
      <w:ins w:id="630" w:author="marcelo" w:date="2026-06-03T14:17:42Z">
        <w:r>
          <w:rPr>
            <w:rFonts w:hint="default" w:ascii="Times New Roman" w:hAnsi="Times New Roman" w:cs="Times New Roman"/>
            <w:lang w:val="en-US"/>
          </w:rPr>
          <w:t xml:space="preserve">s, </w:t>
        </w:r>
      </w:ins>
      <w:ins w:id="631" w:author="marcelo" w:date="2026-06-03T14:17:44Z">
        <w:r>
          <w:rPr>
            <w:rFonts w:hint="default" w:ascii="Times New Roman" w:hAnsi="Times New Roman" w:cs="Times New Roman"/>
            <w:lang w:val="en-US"/>
          </w:rPr>
          <w:t>o</w:t>
        </w:r>
      </w:ins>
      <w:del w:id="632" w:author="marcelo" w:date="2026-06-03T14:17:43Z">
        <w:r>
          <w:rPr>
            <w:rFonts w:ascii="Times New Roman" w:hAnsi="Times New Roman" w:cs="Times New Roman"/>
          </w:rPr>
          <w:delText>O</w:delText>
        </w:r>
      </w:del>
      <w:r>
        <w:rPr>
          <w:rFonts w:ascii="Times New Roman" w:hAnsi="Times New Roman" w:cs="Times New Roman"/>
        </w:rPr>
        <w:t xml:space="preserve">nly </w:t>
      </w:r>
      <w:r>
        <w:rPr>
          <w:rFonts w:ascii="Times New Roman" w:hAnsi="Times New Roman" w:cs="Times New Roman"/>
          <w:i/>
          <w:iCs/>
        </w:rPr>
        <w:t>S. palustris</w:t>
      </w:r>
      <w:r>
        <w:rPr>
          <w:rFonts w:ascii="Times New Roman" w:hAnsi="Times New Roman" w:cs="Times New Roman"/>
        </w:rPr>
        <w:t xml:space="preserve"> </w:t>
      </w:r>
      <w:del w:id="633" w:author="marcelo" w:date="2026-06-03T14:17:48Z">
        <w:r>
          <w:rPr>
            <w:rFonts w:hint="default" w:ascii="Times New Roman" w:hAnsi="Times New Roman" w:cs="Times New Roman"/>
            <w:lang w:val="en-US"/>
          </w:rPr>
          <w:delText xml:space="preserve">showed </w:delText>
        </w:r>
      </w:del>
      <w:ins w:id="634" w:author="marcelo" w:date="2026-06-03T14:17:48Z">
        <w:r>
          <w:rPr>
            <w:rFonts w:hint="default" w:ascii="Times New Roman" w:hAnsi="Times New Roman" w:cs="Times New Roman"/>
            <w:lang w:val="en-US"/>
          </w:rPr>
          <w:t>ex</w:t>
        </w:r>
      </w:ins>
      <w:ins w:id="635" w:author="marcelo" w:date="2026-06-03T14:17:49Z">
        <w:r>
          <w:rPr>
            <w:rFonts w:hint="default" w:ascii="Times New Roman" w:hAnsi="Times New Roman" w:cs="Times New Roman"/>
            <w:lang w:val="en-US"/>
          </w:rPr>
          <w:t>h</w:t>
        </w:r>
      </w:ins>
      <w:ins w:id="636" w:author="marcelo" w:date="2026-06-03T14:17:50Z">
        <w:r>
          <w:rPr>
            <w:rFonts w:hint="default" w:ascii="Times New Roman" w:hAnsi="Times New Roman" w:cs="Times New Roman"/>
            <w:lang w:val="en-US"/>
          </w:rPr>
          <w:t>ibited</w:t>
        </w:r>
      </w:ins>
      <w:ins w:id="637" w:author="marcelo" w:date="2026-06-03T14:17:51Z">
        <w:r>
          <w:rPr>
            <w:rFonts w:hint="default" w:ascii="Times New Roman" w:hAnsi="Times New Roman" w:cs="Times New Roman"/>
            <w:lang w:val="en-US"/>
          </w:rPr>
          <w:t xml:space="preserve"> </w:t>
        </w:r>
      </w:ins>
      <w:r>
        <w:rPr>
          <w:rFonts w:ascii="Times New Roman" w:hAnsi="Times New Roman" w:cs="Times New Roman"/>
        </w:rPr>
        <w:t xml:space="preserve">a </w:t>
      </w:r>
      <w:del w:id="638" w:author="marcelo" w:date="2026-06-03T14:17:53Z">
        <w:r>
          <w:rPr>
            <w:rFonts w:hint="default" w:ascii="Times New Roman" w:hAnsi="Times New Roman" w:cs="Times New Roman"/>
            <w:lang w:val="en-US"/>
          </w:rPr>
          <w:delText xml:space="preserve">subtle </w:delText>
        </w:r>
      </w:del>
      <w:ins w:id="639" w:author="marcelo" w:date="2026-06-03T14:17:53Z">
        <w:r>
          <w:rPr>
            <w:rFonts w:hint="default" w:ascii="Times New Roman" w:hAnsi="Times New Roman" w:cs="Times New Roman"/>
            <w:lang w:val="en-US"/>
          </w:rPr>
          <w:t>sl</w:t>
        </w:r>
      </w:ins>
      <w:ins w:id="640" w:author="marcelo" w:date="2026-06-03T14:17:54Z">
        <w:r>
          <w:rPr>
            <w:rFonts w:hint="default" w:ascii="Times New Roman" w:hAnsi="Times New Roman" w:cs="Times New Roman"/>
            <w:lang w:val="en-US"/>
          </w:rPr>
          <w:t xml:space="preserve">ight </w:t>
        </w:r>
      </w:ins>
      <w:r>
        <w:rPr>
          <w:rFonts w:ascii="Times New Roman" w:hAnsi="Times New Roman" w:cs="Times New Roman"/>
        </w:rPr>
        <w:t xml:space="preserve">separation from the </w:t>
      </w:r>
      <w:del w:id="641" w:author="marcelo" w:date="2026-06-03T14:18:41Z">
        <w:r>
          <w:rPr>
            <w:rFonts w:hint="default" w:ascii="Times New Roman" w:hAnsi="Times New Roman" w:cs="Times New Roman"/>
            <w:lang w:val="en-US"/>
          </w:rPr>
          <w:delText xml:space="preserve">other </w:delText>
        </w:r>
      </w:del>
      <w:ins w:id="642" w:author="marcelo" w:date="2026-06-03T14:18:41Z">
        <w:r>
          <w:rPr>
            <w:rFonts w:hint="default" w:ascii="Times New Roman" w:hAnsi="Times New Roman" w:cs="Times New Roman"/>
            <w:lang w:val="en-US"/>
          </w:rPr>
          <w:t>re</w:t>
        </w:r>
      </w:ins>
      <w:ins w:id="643" w:author="marcelo" w:date="2026-06-03T14:18:42Z">
        <w:r>
          <w:rPr>
            <w:rFonts w:hint="default" w:ascii="Times New Roman" w:hAnsi="Times New Roman" w:cs="Times New Roman"/>
            <w:lang w:val="en-US"/>
          </w:rPr>
          <w:t>mainig</w:t>
        </w:r>
      </w:ins>
      <w:ins w:id="644" w:author="marcelo" w:date="2026-06-03T14:18:43Z">
        <w:r>
          <w:rPr>
            <w:rFonts w:hint="default" w:ascii="Times New Roman" w:hAnsi="Times New Roman" w:cs="Times New Roman"/>
            <w:lang w:val="en-US"/>
          </w:rPr>
          <w:t xml:space="preserve"> </w:t>
        </w:r>
      </w:ins>
      <w:r>
        <w:rPr>
          <w:rFonts w:ascii="Times New Roman" w:hAnsi="Times New Roman" w:cs="Times New Roman"/>
        </w:rPr>
        <w:t xml:space="preserve">southern capuchinos </w:t>
      </w:r>
      <w:del w:id="645" w:author="marcelo" w:date="2026-06-03T14:18:48Z">
        <w:r>
          <w:rPr>
            <w:rFonts w:hint="default" w:ascii="Times New Roman" w:hAnsi="Times New Roman" w:cs="Times New Roman"/>
            <w:lang w:val="en-US"/>
          </w:rPr>
          <w:delText xml:space="preserve">based </w:delText>
        </w:r>
      </w:del>
      <w:ins w:id="646" w:author="marcelo" w:date="2026-06-03T14:18:48Z">
        <w:r>
          <w:rPr>
            <w:rFonts w:hint="default" w:ascii="Times New Roman" w:hAnsi="Times New Roman" w:cs="Times New Roman"/>
            <w:lang w:val="en-US"/>
          </w:rPr>
          <w:t xml:space="preserve">along </w:t>
        </w:r>
      </w:ins>
      <w:del w:id="647" w:author="marcelo" w:date="2026-06-03T14:18:49Z">
        <w:r>
          <w:rPr>
            <w:rFonts w:ascii="Times New Roman" w:hAnsi="Times New Roman" w:cs="Times New Roman"/>
          </w:rPr>
          <w:delText xml:space="preserve">on </w:delText>
        </w:r>
      </w:del>
      <w:r>
        <w:rPr>
          <w:rFonts w:ascii="Times New Roman" w:hAnsi="Times New Roman" w:cs="Times New Roman"/>
        </w:rPr>
        <w:t xml:space="preserve">the temporal </w:t>
      </w:r>
      <w:del w:id="648" w:author="marcelo" w:date="2026-06-03T14:19:00Z">
        <w:r>
          <w:rPr>
            <w:rFonts w:hint="default" w:ascii="Times New Roman" w:hAnsi="Times New Roman" w:cs="Times New Roman"/>
            <w:lang w:val="en-US"/>
          </w:rPr>
          <w:delText xml:space="preserve">features of </w:delText>
        </w:r>
      </w:del>
      <w:ins w:id="649" w:author="marcelo" w:date="2026-06-03T14:19:00Z">
        <w:r>
          <w:rPr>
            <w:rFonts w:hint="default" w:ascii="Times New Roman" w:hAnsi="Times New Roman" w:cs="Times New Roman"/>
            <w:lang w:val="en-US"/>
          </w:rPr>
          <w:t>dimensi</w:t>
        </w:r>
      </w:ins>
      <w:ins w:id="650" w:author="marcelo" w:date="2026-06-03T14:19:01Z">
        <w:r>
          <w:rPr>
            <w:rFonts w:hint="default" w:ascii="Times New Roman" w:hAnsi="Times New Roman" w:cs="Times New Roman"/>
            <w:lang w:val="en-US"/>
          </w:rPr>
          <w:t>on of</w:t>
        </w:r>
      </w:ins>
      <w:ins w:id="651" w:author="marcelo" w:date="2026-06-03T14:19:02Z">
        <w:r>
          <w:rPr>
            <w:rFonts w:hint="default" w:ascii="Times New Roman" w:hAnsi="Times New Roman" w:cs="Times New Roman"/>
            <w:lang w:val="en-US"/>
          </w:rPr>
          <w:t xml:space="preserve"> </w:t>
        </w:r>
      </w:ins>
      <w:del w:id="652" w:author="marcelo" w:date="2026-06-03T14:19:04Z">
        <w:r>
          <w:rPr>
            <w:rFonts w:ascii="Times New Roman" w:hAnsi="Times New Roman" w:cs="Times New Roman"/>
          </w:rPr>
          <w:delText xml:space="preserve">their </w:delText>
        </w:r>
      </w:del>
      <w:r>
        <w:rPr>
          <w:rFonts w:ascii="Times New Roman" w:hAnsi="Times New Roman" w:cs="Times New Roman"/>
        </w:rPr>
        <w:t>complex songs (PC2, see Figure 3 and Supplementary Figure 1).</w:t>
      </w:r>
    </w:p>
    <w:p>
      <w:pPr>
        <w:spacing w:line="480" w:lineRule="auto"/>
        <w:rPr>
          <w:rFonts w:ascii="Times New Roman" w:hAnsi="Times New Roman" w:cs="Times New Roman"/>
          <w:lang w:val="en-CA"/>
        </w:rPr>
      </w:pPr>
      <w:r>
        <w:rPr>
          <w:rFonts w:ascii="Times New Roman" w:hAnsi="Times New Roman" w:cs="Times New Roman"/>
        </w:rPr>
        <w:t xml:space="preserve">The LMMs confirmed that southern capuchinos were overall acoustically similar; however, species-specific differences in certain combinations of acoustic variables allowed for reliable discrimination. Species identity had a significant effect on both the frequency (PC1) and temporal (PC2) characteristics of the elements that constituted the simple song </w:t>
      </w:r>
      <w:r>
        <w:rPr>
          <w:rFonts w:ascii="Times New Roman" w:hAnsi="Times New Roman" w:cs="Times New Roman"/>
          <w:lang w:val="en-CA"/>
        </w:rPr>
        <w:t>(</w:t>
      </w:r>
      <w:r>
        <w:rPr>
          <w:rFonts w:ascii="Times New Roman" w:hAnsi="Times New Roman" w:cs="Times New Roman"/>
        </w:rPr>
        <w:t>ANOVAs based on LMMs</w:t>
      </w:r>
      <w:r>
        <w:rPr>
          <w:rFonts w:ascii="Times New Roman" w:hAnsi="Times New Roman" w:cs="Times New Roman"/>
          <w:lang w:val="en-CA"/>
        </w:rPr>
        <w:t xml:space="preserve">: F = 52.65 and 33.21, respectively; p &lt; 0.0001 in both cases, Supplementary Table 8A). </w:t>
      </w:r>
      <w:r>
        <w:rPr>
          <w:rFonts w:ascii="Times New Roman" w:hAnsi="Times New Roman" w:cs="Times New Roman"/>
          <w:i/>
          <w:iCs/>
          <w:lang w:val="en-CA"/>
        </w:rPr>
        <w:t>S, palustris</w:t>
      </w:r>
      <w:r>
        <w:rPr>
          <w:rFonts w:ascii="Times New Roman" w:hAnsi="Times New Roman" w:cs="Times New Roman"/>
          <w:lang w:val="en-CA"/>
        </w:rPr>
        <w:t xml:space="preserve"> was </w:t>
      </w:r>
      <w:del w:id="653" w:author="marcelo" w:date="2026-06-03T14:20:42Z">
        <w:r>
          <w:rPr>
            <w:rFonts w:hint="default" w:ascii="Times New Roman" w:hAnsi="Times New Roman" w:cs="Times New Roman"/>
            <w:lang w:val="en-US"/>
          </w:rPr>
          <w:delText xml:space="preserve">particularly </w:delText>
        </w:r>
      </w:del>
      <w:ins w:id="654" w:author="marcelo" w:date="2026-06-03T14:20:42Z">
        <w:r>
          <w:rPr>
            <w:rFonts w:hint="default" w:ascii="Times New Roman" w:hAnsi="Times New Roman" w:cs="Times New Roman"/>
            <w:lang w:val="en-US"/>
          </w:rPr>
          <w:t>the mos</w:t>
        </w:r>
      </w:ins>
      <w:ins w:id="655" w:author="marcelo" w:date="2026-06-03T14:20:43Z">
        <w:r>
          <w:rPr>
            <w:rFonts w:hint="default" w:ascii="Times New Roman" w:hAnsi="Times New Roman" w:cs="Times New Roman"/>
            <w:lang w:val="en-US"/>
          </w:rPr>
          <w:t xml:space="preserve">t </w:t>
        </w:r>
      </w:ins>
      <w:r>
        <w:rPr>
          <w:rFonts w:ascii="Times New Roman" w:hAnsi="Times New Roman" w:cs="Times New Roman"/>
          <w:lang w:val="en-CA"/>
        </w:rPr>
        <w:t>distinctive</w:t>
      </w:r>
      <w:ins w:id="656" w:author="marcelo" w:date="2026-06-03T14:20:45Z">
        <w:r>
          <w:rPr>
            <w:rFonts w:hint="default" w:ascii="Times New Roman" w:hAnsi="Times New Roman" w:cs="Times New Roman"/>
            <w:lang w:val="en-US"/>
          </w:rPr>
          <w:t xml:space="preserve"> spcei</w:t>
        </w:r>
      </w:ins>
      <w:ins w:id="657" w:author="marcelo" w:date="2026-06-03T14:20:46Z">
        <w:r>
          <w:rPr>
            <w:rFonts w:hint="default" w:ascii="Times New Roman" w:hAnsi="Times New Roman" w:cs="Times New Roman"/>
            <w:lang w:val="en-US"/>
          </w:rPr>
          <w:t>s</w:t>
        </w:r>
      </w:ins>
      <w:r>
        <w:rPr>
          <w:rFonts w:ascii="Times New Roman" w:hAnsi="Times New Roman" w:cs="Times New Roman"/>
          <w:lang w:val="en-CA"/>
        </w:rPr>
        <w:t xml:space="preserve">, exhibiting elements with the highest frequencies, entropy, and bandwidths within the group, </w:t>
      </w:r>
      <w:r>
        <w:rPr>
          <w:rFonts w:ascii="Times New Roman" w:hAnsi="Times New Roman" w:cs="Times New Roman"/>
        </w:rPr>
        <w:t xml:space="preserve">suggesting a broader and noisier acoustic signal structure </w:t>
      </w:r>
      <w:r>
        <w:rPr>
          <w:rFonts w:ascii="Times New Roman" w:hAnsi="Times New Roman" w:cs="Times New Roman"/>
          <w:lang w:val="en-CA"/>
        </w:rPr>
        <w:t xml:space="preserve">(PC1; t = 4.81 – 11.79, p &lt; 0.0001 in the Tukey post hoc comparisons involving </w:t>
      </w:r>
      <w:r>
        <w:rPr>
          <w:rFonts w:ascii="Times New Roman" w:hAnsi="Times New Roman" w:cs="Times New Roman"/>
          <w:i/>
          <w:iCs/>
          <w:lang w:val="en-CA"/>
        </w:rPr>
        <w:t>S. palustris</w:t>
      </w:r>
      <w:r>
        <w:rPr>
          <w:rFonts w:ascii="Times New Roman" w:hAnsi="Times New Roman" w:cs="Times New Roman"/>
          <w:lang w:val="en-CA"/>
        </w:rPr>
        <w:t xml:space="preserve">; Figure 4A, Supplementary Table 8B). Most species pair contrasts also differed significantly in temporal properties (PC2; t = 3.74 – 8.44, p ≤ 0.002 in all post hoc tests, except </w:t>
      </w:r>
      <w:r>
        <w:rPr>
          <w:rFonts w:ascii="Times New Roman" w:hAnsi="Times New Roman" w:cs="Times New Roman"/>
          <w:i/>
          <w:iCs/>
          <w:lang w:val="en-CA"/>
        </w:rPr>
        <w:t>S. hypoxantha</w:t>
      </w:r>
      <w:r>
        <w:rPr>
          <w:rFonts w:ascii="Times New Roman" w:hAnsi="Times New Roman" w:cs="Times New Roman"/>
          <w:lang w:val="en-CA"/>
        </w:rPr>
        <w:t xml:space="preserve"> vs. </w:t>
      </w:r>
      <w:r>
        <w:rPr>
          <w:rFonts w:ascii="Times New Roman" w:hAnsi="Times New Roman" w:cs="Times New Roman"/>
          <w:i/>
          <w:iCs/>
          <w:lang w:val="en-CA"/>
        </w:rPr>
        <w:t>S. iberaensis</w:t>
      </w:r>
      <w:r>
        <w:rPr>
          <w:rFonts w:ascii="Times New Roman" w:hAnsi="Times New Roman" w:cs="Times New Roman"/>
          <w:lang w:val="en-CA"/>
        </w:rPr>
        <w:t xml:space="preserve">; Figure 4A, Supplementary Table 8B). </w:t>
      </w:r>
      <w:del w:id="658" w:author="marcelo" w:date="2026-06-03T14:21:06Z">
        <w:r>
          <w:rPr>
            <w:rFonts w:hint="default" w:ascii="Times New Roman" w:hAnsi="Times New Roman" w:cs="Times New Roman"/>
            <w:lang w:val="en-US"/>
          </w:rPr>
          <w:delText>Additionally, s</w:delText>
        </w:r>
      </w:del>
      <w:ins w:id="659" w:author="marcelo" w:date="2026-06-03T14:21:06Z">
        <w:r>
          <w:rPr>
            <w:rFonts w:hint="default" w:ascii="Times New Roman" w:hAnsi="Times New Roman" w:cs="Times New Roman"/>
            <w:lang w:val="en-US"/>
          </w:rPr>
          <w:t>S</w:t>
        </w:r>
      </w:ins>
      <w:r>
        <w:rPr>
          <w:rFonts w:ascii="Times New Roman" w:hAnsi="Times New Roman" w:cs="Times New Roman"/>
          <w:lang w:val="en-CA"/>
        </w:rPr>
        <w:t xml:space="preserve">pecies identity </w:t>
      </w:r>
      <w:ins w:id="660" w:author="marcelo" w:date="2026-06-03T14:21:07Z">
        <w:r>
          <w:rPr>
            <w:rFonts w:hint="default" w:ascii="Times New Roman" w:hAnsi="Times New Roman" w:cs="Times New Roman"/>
            <w:lang w:val="en-US"/>
          </w:rPr>
          <w:t>als</w:t>
        </w:r>
      </w:ins>
      <w:ins w:id="661" w:author="marcelo" w:date="2026-06-03T14:21:08Z">
        <w:r>
          <w:rPr>
            <w:rFonts w:hint="default" w:ascii="Times New Roman" w:hAnsi="Times New Roman" w:cs="Times New Roman"/>
            <w:lang w:val="en-US"/>
          </w:rPr>
          <w:t xml:space="preserve">o </w:t>
        </w:r>
      </w:ins>
      <w:r>
        <w:rPr>
          <w:rFonts w:ascii="Times New Roman" w:hAnsi="Times New Roman" w:cs="Times New Roman"/>
          <w:lang w:val="en-CA"/>
        </w:rPr>
        <w:t xml:space="preserve">had a marginally significant effect on PC3, </w:t>
      </w:r>
      <w:commentRangeStart w:id="27"/>
      <w:r>
        <w:rPr>
          <w:rFonts w:ascii="Times New Roman" w:hAnsi="Times New Roman" w:cs="Times New Roman"/>
          <w:lang w:val="en-CA"/>
        </w:rPr>
        <w:t xml:space="preserve">which captured variation in skewness, kurtosis, and spectral flatness </w:t>
      </w:r>
      <w:commentRangeEnd w:id="27"/>
      <w:r>
        <w:commentReference w:id="27"/>
      </w:r>
      <w:r>
        <w:rPr>
          <w:rFonts w:ascii="Times New Roman" w:hAnsi="Times New Roman" w:cs="Times New Roman"/>
          <w:lang w:val="en-CA"/>
        </w:rPr>
        <w:t>(</w:t>
      </w:r>
      <w:r>
        <w:rPr>
          <w:rFonts w:ascii="Times New Roman" w:hAnsi="Times New Roman" w:cs="Times New Roman"/>
        </w:rPr>
        <w:t>ANOVA on LMM</w:t>
      </w:r>
      <w:r>
        <w:rPr>
          <w:rFonts w:ascii="Times New Roman" w:hAnsi="Times New Roman" w:cs="Times New Roman"/>
          <w:lang w:val="en-CA"/>
        </w:rPr>
        <w:t>: F = 2.73, p = 0.05; Supplementary Table 8A). However, post hoc comparisons revealed no significant pairwise differences (t = 0.27 – 2.54, p ≥ 0.06; Figure 3A, Figure 4A, Supplementary Table 8B).</w:t>
      </w:r>
    </w:p>
    <w:p>
      <w:pPr>
        <w:spacing w:line="480" w:lineRule="auto"/>
        <w:rPr>
          <w:rFonts w:ascii="Times New Roman" w:hAnsi="Times New Roman" w:cs="Times New Roman"/>
          <w:lang w:val="en-CA"/>
        </w:rPr>
      </w:pPr>
      <w:r>
        <w:rPr>
          <w:rFonts w:ascii="Times New Roman" w:hAnsi="Times New Roman" w:cs="Times New Roman"/>
        </w:rPr>
        <w:t xml:space="preserve">At the song level, species identity significantly influenced the three principal components summarizing acoustic variation (PC1–PC3; ANOVAs </w:t>
      </w:r>
      <w:r>
        <w:rPr>
          <w:rFonts w:ascii="Times New Roman" w:hAnsi="Times New Roman" w:cs="Times New Roman"/>
          <w:lang w:val="en-CA"/>
        </w:rPr>
        <w:t>on LMMs</w:t>
      </w:r>
      <w:r>
        <w:rPr>
          <w:rFonts w:ascii="Times New Roman" w:hAnsi="Times New Roman" w:cs="Times New Roman"/>
        </w:rPr>
        <w:t xml:space="preserve">: F = 4.97 – 23.74, p &lt; 0.003; Supplementary Table 9A). Differences in frequency, temporal, and diversity-related acoustic features (PC1) were found only between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 xml:space="preserve">S. palustris </w:t>
      </w:r>
      <w:r>
        <w:rPr>
          <w:rFonts w:ascii="Times New Roman" w:hAnsi="Times New Roman" w:cs="Times New Roman"/>
        </w:rPr>
        <w:t xml:space="preserve">(post hoc comparisons: t = 2.96, p = 0.04), and marginally significant differences were found between </w:t>
      </w:r>
      <w:r>
        <w:rPr>
          <w:rFonts w:ascii="Times New Roman" w:hAnsi="Times New Roman" w:cs="Times New Roman"/>
          <w:i/>
          <w:iCs/>
        </w:rPr>
        <w:t>S. palustris</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(t = 3.80, p = 0.05; Figure 4B, Supplementary Table 9B). Species also differed in the duration of the intervals between elements (PC2; post hoc comparisons: t = 3.49 – 5.83, p ≤ 0.005 in all comparisons except </w:t>
      </w:r>
      <w:r>
        <w:rPr>
          <w:rFonts w:ascii="Times New Roman" w:hAnsi="Times New Roman" w:cs="Times New Roman"/>
          <w:i/>
          <w:iCs/>
        </w:rPr>
        <w:t>S. palustris</w:t>
      </w:r>
      <w:r>
        <w:rPr>
          <w:rFonts w:ascii="Times New Roman" w:hAnsi="Times New Roman" w:cs="Times New Roman"/>
        </w:rPr>
        <w:t xml:space="preserve"> vs. </w:t>
      </w:r>
      <w:r>
        <w:rPr>
          <w:rFonts w:ascii="Times New Roman" w:hAnsi="Times New Roman" w:cs="Times New Roman"/>
          <w:i/>
          <w:iCs/>
        </w:rPr>
        <w:t>S. ruficollis</w:t>
      </w:r>
      <w:r>
        <w:rPr>
          <w:rFonts w:ascii="Times New Roman" w:hAnsi="Times New Roman" w:cs="Times New Roman"/>
        </w:rPr>
        <w:t>;</w:t>
      </w:r>
      <w:r>
        <w:rPr>
          <w:rFonts w:ascii="Times New Roman" w:hAnsi="Times New Roman" w:cs="Times New Roman"/>
          <w:i/>
          <w:iCs/>
        </w:rPr>
        <w:t xml:space="preserve"> </w:t>
      </w:r>
      <w:r>
        <w:rPr>
          <w:rFonts w:ascii="Times New Roman" w:hAnsi="Times New Roman" w:cs="Times New Roman"/>
        </w:rPr>
        <w:t xml:space="preserve">Figure 4B, Supplementary Table 9B). </w:t>
      </w:r>
      <w:del w:id="662" w:author="marcelo" w:date="2026-06-03T14:28:15Z">
        <w:r>
          <w:rPr>
            <w:rFonts w:hint="default" w:ascii="Times New Roman" w:hAnsi="Times New Roman" w:cs="Times New Roman"/>
            <w:lang w:val="en-US"/>
          </w:rPr>
          <w:delText>In this context</w:delText>
        </w:r>
      </w:del>
      <w:ins w:id="663" w:author="marcelo" w:date="2026-06-03T14:28:15Z">
        <w:r>
          <w:rPr>
            <w:rFonts w:hint="default" w:ascii="Times New Roman" w:hAnsi="Times New Roman" w:cs="Times New Roman"/>
            <w:lang w:val="en-US"/>
          </w:rPr>
          <w:t>Not</w:t>
        </w:r>
      </w:ins>
      <w:ins w:id="664" w:author="marcelo" w:date="2026-06-03T14:28:16Z">
        <w:r>
          <w:rPr>
            <w:rFonts w:hint="default" w:ascii="Times New Roman" w:hAnsi="Times New Roman" w:cs="Times New Roman"/>
            <w:lang w:val="en-US"/>
          </w:rPr>
          <w:t>abl</w:t>
        </w:r>
      </w:ins>
      <w:ins w:id="665" w:author="marcelo" w:date="2026-06-03T14:28:17Z">
        <w:r>
          <w:rPr>
            <w:rFonts w:hint="default" w:ascii="Times New Roman" w:hAnsi="Times New Roman" w:cs="Times New Roman"/>
            <w:lang w:val="en-US"/>
          </w:rPr>
          <w:t>y</w:t>
        </w:r>
      </w:ins>
      <w:r>
        <w:rPr>
          <w:rFonts w:ascii="Times New Roman" w:hAnsi="Times New Roman" w:cs="Times New Roman"/>
        </w:rPr>
        <w:t xml:space="preserve">, </w:t>
      </w:r>
      <w:r>
        <w:rPr>
          <w:rFonts w:ascii="Times New Roman" w:hAnsi="Times New Roman" w:cs="Times New Roman"/>
          <w:i/>
          <w:iCs/>
        </w:rPr>
        <w:t>S. iberaensis</w:t>
      </w:r>
      <w:r>
        <w:rPr>
          <w:rFonts w:ascii="Times New Roman" w:hAnsi="Times New Roman" w:cs="Times New Roman"/>
        </w:rPr>
        <w:t xml:space="preserve"> exhibited the longest inter-element intervals resulting in a slower-paced song pattern (Figure 4B). Finally,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palustris</w:t>
      </w:r>
      <w:commentRangeStart w:id="28"/>
      <w:r>
        <w:rPr>
          <w:rFonts w:ascii="Times New Roman" w:hAnsi="Times New Roman" w:cs="Times New Roman"/>
        </w:rPr>
        <w:t xml:space="preserve"> displayed the</w:t>
      </w:r>
      <w:ins w:id="666" w:author="marcelo" w:date="2026-06-03T14:29:34Z">
        <w:r>
          <w:rPr>
            <w:rFonts w:hint="default" w:ascii="Times New Roman" w:hAnsi="Times New Roman" w:cs="Times New Roman"/>
            <w:lang w:val="en-US"/>
          </w:rPr>
          <w:t xml:space="preserve"> </w:t>
        </w:r>
      </w:ins>
      <w:ins w:id="667" w:author="marcelo" w:date="2026-06-03T14:29:34Z">
        <w:r>
          <w:rPr>
            <w:rFonts w:ascii="Times New Roman" w:hAnsi="Times New Roman" w:cs="Times New Roman"/>
          </w:rPr>
          <w:t xml:space="preserve">simple songs </w:t>
        </w:r>
      </w:ins>
      <w:ins w:id="668" w:author="marcelo" w:date="2026-06-03T14:29:35Z">
        <w:r>
          <w:rPr>
            <w:rFonts w:hint="default" w:ascii="Times New Roman" w:hAnsi="Times New Roman" w:cs="Times New Roman"/>
            <w:lang w:val="en-US"/>
          </w:rPr>
          <w:t>wi</w:t>
        </w:r>
      </w:ins>
      <w:ins w:id="669" w:author="marcelo" w:date="2026-06-03T14:29:37Z">
        <w:r>
          <w:rPr>
            <w:rFonts w:hint="default" w:ascii="Times New Roman" w:hAnsi="Times New Roman" w:cs="Times New Roman"/>
            <w:lang w:val="en-US"/>
          </w:rPr>
          <w:t>th the</w:t>
        </w:r>
      </w:ins>
      <w:r>
        <w:rPr>
          <w:rFonts w:ascii="Times New Roman" w:hAnsi="Times New Roman" w:cs="Times New Roman"/>
        </w:rPr>
        <w:t xml:space="preserve"> </w:t>
      </w:r>
      <w:ins w:id="670" w:author="marcelo" w:date="2026-06-03T14:28:44Z">
        <w:r>
          <w:rPr>
            <w:rFonts w:ascii="Times New Roman" w:hAnsi="Times New Roman" w:cs="Times New Roman"/>
          </w:rPr>
          <w:t xml:space="preserve">highest </w:t>
        </w:r>
      </w:ins>
      <w:ins w:id="671" w:author="marcelo" w:date="2026-06-03T14:28:47Z">
        <w:r>
          <w:rPr>
            <w:rFonts w:hint="default" w:ascii="Times New Roman" w:hAnsi="Times New Roman" w:cs="Times New Roman"/>
            <w:i w:val="0"/>
            <w:iCs w:val="0"/>
            <w:lang w:val="en-US"/>
            <w:rPrChange w:id="672" w:author="marcelo" w:date="2026-06-03T14:28:52Z">
              <w:rPr>
                <w:rFonts w:hint="default" w:ascii="Times New Roman" w:hAnsi="Times New Roman" w:cs="Times New Roman"/>
                <w:i/>
                <w:iCs/>
                <w:lang w:val="en-US"/>
              </w:rPr>
            </w:rPrChange>
          </w:rPr>
          <w:t>peak</w:t>
        </w:r>
      </w:ins>
      <w:ins w:id="674" w:author="marcelo" w:date="2026-06-03T14:28:49Z">
        <w:r>
          <w:rPr>
            <w:rFonts w:hint="default" w:ascii="Times New Roman" w:hAnsi="Times New Roman" w:cs="Times New Roman"/>
            <w:i w:val="0"/>
            <w:iCs w:val="0"/>
            <w:lang w:val="en-US"/>
            <w:rPrChange w:id="675" w:author="marcelo" w:date="2026-06-03T14:28:52Z">
              <w:rPr>
                <w:rFonts w:hint="default" w:ascii="Times New Roman" w:hAnsi="Times New Roman" w:cs="Times New Roman"/>
                <w:i/>
                <w:iCs/>
                <w:lang w:val="en-US"/>
              </w:rPr>
            </w:rPrChange>
          </w:rPr>
          <w:t xml:space="preserve"> freque</w:t>
        </w:r>
      </w:ins>
      <w:ins w:id="677" w:author="marcelo" w:date="2026-06-03T14:28:50Z">
        <w:r>
          <w:rPr>
            <w:rFonts w:hint="default" w:ascii="Times New Roman" w:hAnsi="Times New Roman" w:cs="Times New Roman"/>
            <w:i w:val="0"/>
            <w:iCs w:val="0"/>
            <w:lang w:val="en-US"/>
            <w:rPrChange w:id="678" w:author="marcelo" w:date="2026-06-03T14:28:52Z">
              <w:rPr>
                <w:rFonts w:hint="default" w:ascii="Times New Roman" w:hAnsi="Times New Roman" w:cs="Times New Roman"/>
                <w:i/>
                <w:iCs/>
                <w:lang w:val="en-US"/>
              </w:rPr>
            </w:rPrChange>
          </w:rPr>
          <w:t>nc</w:t>
        </w:r>
      </w:ins>
      <w:ins w:id="680" w:author="marcelo" w:date="2026-06-03T14:29:15Z">
        <w:r>
          <w:rPr>
            <w:rFonts w:hint="default" w:ascii="Times New Roman" w:hAnsi="Times New Roman" w:cs="Times New Roman"/>
            <w:i w:val="0"/>
            <w:iCs w:val="0"/>
            <w:lang w:val="en-US"/>
          </w:rPr>
          <w:t>ie</w:t>
        </w:r>
      </w:ins>
      <w:ins w:id="681" w:author="marcelo" w:date="2026-06-03T14:29:16Z">
        <w:r>
          <w:rPr>
            <w:rFonts w:hint="default" w:ascii="Times New Roman" w:hAnsi="Times New Roman" w:cs="Times New Roman"/>
            <w:i w:val="0"/>
            <w:iCs w:val="0"/>
            <w:lang w:val="en-US"/>
          </w:rPr>
          <w:t>s</w:t>
        </w:r>
      </w:ins>
      <w:ins w:id="682" w:author="marcelo" w:date="2026-06-03T14:28:44Z">
        <w:r>
          <w:rPr>
            <w:rFonts w:ascii="Times New Roman" w:hAnsi="Times New Roman" w:cs="Times New Roman"/>
            <w:i/>
            <w:iCs/>
          </w:rPr>
          <w:t xml:space="preserve"> </w:t>
        </w:r>
      </w:ins>
      <w:ins w:id="683" w:author="marcelo" w:date="2026-06-03T14:28:44Z">
        <w:r>
          <w:rPr>
            <w:rFonts w:ascii="Times New Roman" w:hAnsi="Times New Roman" w:cs="Times New Roman"/>
          </w:rPr>
          <w:t>(PC3</w:t>
        </w:r>
        <w:commentRangeEnd w:id="28"/>
      </w:ins>
      <w:r>
        <w:commentReference w:id="28"/>
      </w:r>
      <w:ins w:id="684" w:author="marcelo" w:date="2026-06-03T14:28:44Z">
        <w:r>
          <w:rPr>
            <w:rFonts w:ascii="Times New Roman" w:hAnsi="Times New Roman" w:cs="Times New Roman"/>
          </w:rPr>
          <w:t>)</w:t>
        </w:r>
      </w:ins>
      <w:del w:id="685" w:author="marcelo" w:date="2026-06-03T14:29:42Z">
        <w:r>
          <w:rPr>
            <w:rFonts w:ascii="Times New Roman" w:hAnsi="Times New Roman" w:cs="Times New Roman"/>
          </w:rPr>
          <w:delText xml:space="preserve">simple songs with the </w:delText>
        </w:r>
      </w:del>
      <w:del w:id="686" w:author="marcelo" w:date="2026-06-03T14:28:42Z">
        <w:r>
          <w:rPr>
            <w:rFonts w:ascii="Times New Roman" w:hAnsi="Times New Roman" w:cs="Times New Roman"/>
          </w:rPr>
          <w:delText xml:space="preserve">highest </w:delText>
        </w:r>
      </w:del>
      <w:del w:id="687" w:author="marcelo" w:date="2026-06-03T14:28:42Z">
        <w:r>
          <w:rPr>
            <w:rFonts w:ascii="Times New Roman" w:hAnsi="Times New Roman" w:cs="Times New Roman"/>
            <w:i/>
            <w:iCs/>
          </w:rPr>
          <w:delText xml:space="preserve">meanpeakf </w:delText>
        </w:r>
      </w:del>
      <w:del w:id="688" w:author="marcelo" w:date="2026-06-03T14:28:42Z">
        <w:r>
          <w:rPr>
            <w:rFonts w:ascii="Times New Roman" w:hAnsi="Times New Roman" w:cs="Times New Roman"/>
          </w:rPr>
          <w:delText>(PC3)</w:delText>
        </w:r>
      </w:del>
      <w:r>
        <w:rPr>
          <w:rFonts w:ascii="Times New Roman" w:hAnsi="Times New Roman" w:cs="Times New Roman"/>
        </w:rPr>
        <w:t xml:space="preserve">, whereas </w:t>
      </w:r>
      <w:r>
        <w:rPr>
          <w:rFonts w:ascii="Times New Roman" w:hAnsi="Times New Roman" w:cs="Times New Roman"/>
          <w:i/>
          <w:iCs/>
        </w:rPr>
        <w:t>S. iberaensis</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had the lowest </w:t>
      </w:r>
      <w:ins w:id="689" w:author="marcelo" w:date="2026-06-03T14:29:55Z">
        <w:r>
          <w:rPr>
            <w:rFonts w:hint="default" w:ascii="Times New Roman" w:hAnsi="Times New Roman" w:cs="Times New Roman"/>
            <w:lang w:val="en-US"/>
          </w:rPr>
          <w:t>val</w:t>
        </w:r>
      </w:ins>
      <w:ins w:id="690" w:author="marcelo" w:date="2026-06-03T14:29:56Z">
        <w:r>
          <w:rPr>
            <w:rFonts w:hint="default" w:ascii="Times New Roman" w:hAnsi="Times New Roman" w:cs="Times New Roman"/>
            <w:lang w:val="en-US"/>
          </w:rPr>
          <w:t>ues</w:t>
        </w:r>
      </w:ins>
      <w:ins w:id="691" w:author="marcelo" w:date="2026-06-03T14:29:57Z">
        <w:r>
          <w:rPr>
            <w:rFonts w:hint="default" w:ascii="Times New Roman" w:hAnsi="Times New Roman" w:cs="Times New Roman"/>
            <w:lang w:val="en-US"/>
          </w:rPr>
          <w:t xml:space="preserve"> </w:t>
        </w:r>
      </w:ins>
      <w:r>
        <w:rPr>
          <w:rFonts w:ascii="Times New Roman" w:hAnsi="Times New Roman" w:cs="Times New Roman"/>
        </w:rPr>
        <w:t>(Figure 4B; Supplementary Table 9B).</w:t>
      </w:r>
    </w:p>
    <w:p>
      <w:pPr>
        <w:spacing w:line="480" w:lineRule="auto"/>
        <w:rPr>
          <w:rFonts w:ascii="Times New Roman" w:hAnsi="Times New Roman" w:cs="Times New Roman"/>
        </w:rPr>
      </w:pPr>
      <w:bookmarkStart w:id="2" w:name="_Hlk172812129"/>
      <w:bookmarkStart w:id="3" w:name="_Hlk172645208"/>
      <w:r>
        <w:rPr>
          <w:rFonts w:ascii="Times New Roman" w:hAnsi="Times New Roman" w:cs="Times New Roman"/>
        </w:rPr>
        <w:t>In complex songs, frequency-related variables at the element level were very similar across species (PC1, ANOVA on LMM, F =1.98, p = 0.13; PC2, F =0.57, p = 0.64), whereas species identity had a significant effect on the temporal (PC3) and shape-related (PC4) characteristics of the elements (PC3, ANOVA on LMM, F = 20.82, p &lt; 0.0001; PC4, F = 5.43, p = 0.002; Figure 4C; Supplementary Table 10A)</w:t>
      </w:r>
      <w:commentRangeStart w:id="29"/>
      <w:r>
        <w:rPr>
          <w:rFonts w:ascii="Times New Roman" w:hAnsi="Times New Roman" w:cs="Times New Roman"/>
        </w:rPr>
        <w:t xml:space="preserve">. Notably, only </w:t>
      </w:r>
      <w:r>
        <w:rPr>
          <w:rFonts w:ascii="Times New Roman" w:hAnsi="Times New Roman" w:cs="Times New Roman"/>
          <w:i/>
          <w:iCs/>
        </w:rPr>
        <w:t>S</w:t>
      </w:r>
      <w:del w:id="692" w:author="marcelo" w:date="2026-06-03T14:31:44Z">
        <w:r>
          <w:rPr>
            <w:rFonts w:hint="default" w:ascii="Times New Roman" w:hAnsi="Times New Roman" w:cs="Times New Roman"/>
            <w:i/>
            <w:iCs/>
            <w:lang w:val="en-US"/>
          </w:rPr>
          <w:delText>porophila</w:delText>
        </w:r>
      </w:del>
      <w:ins w:id="693" w:author="marcelo" w:date="2026-06-03T14:31:44Z">
        <w:r>
          <w:rPr>
            <w:rFonts w:hint="default" w:ascii="Times New Roman" w:hAnsi="Times New Roman" w:cs="Times New Roman"/>
            <w:i/>
            <w:iCs/>
            <w:lang w:val="en-US"/>
          </w:rPr>
          <w:t>.</w:t>
        </w:r>
      </w:ins>
      <w:r>
        <w:rPr>
          <w:rFonts w:ascii="Times New Roman" w:hAnsi="Times New Roman" w:cs="Times New Roman"/>
          <w:i/>
          <w:iCs/>
        </w:rPr>
        <w:t xml:space="preserve"> ruficollis</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consistently differed in the principal components associated with frequency and temporal structure</w:t>
      </w:r>
      <w:commentRangeEnd w:id="29"/>
      <w:r>
        <w:commentReference w:id="29"/>
      </w:r>
      <w:r>
        <w:rPr>
          <w:rFonts w:ascii="Times New Roman" w:hAnsi="Times New Roman" w:cs="Times New Roman"/>
        </w:rPr>
        <w:t xml:space="preserve"> (PC1–PC3; Figure 4C; Supplementary Table 10B). S.</w:t>
      </w:r>
      <w:r>
        <w:rPr>
          <w:rFonts w:ascii="Times New Roman" w:hAnsi="Times New Roman" w:cs="Times New Roman"/>
          <w:i/>
          <w:iCs/>
        </w:rPr>
        <w:t xml:space="preserve"> palustris</w:t>
      </w:r>
      <w:r>
        <w:rPr>
          <w:rFonts w:ascii="Times New Roman" w:hAnsi="Times New Roman" w:cs="Times New Roman"/>
        </w:rPr>
        <w:t xml:space="preserve"> exhibited notes that were shorter and more temporally compressed than those of the other southern capuchinos (PC3; t = 2.77–7.96, p ≤ 0.03; Figure 4C;Supplementary Table 10B).</w:t>
      </w:r>
      <w:commentRangeStart w:id="30"/>
      <w:r>
        <w:rPr>
          <w:rFonts w:ascii="Times New Roman" w:hAnsi="Times New Roman" w:cs="Times New Roman"/>
        </w:rPr>
        <w:t xml:space="preserve"> In contrast, variation in element shape (PC4) was </w:t>
      </w:r>
      <w:del w:id="694" w:author="marcelo" w:date="2026-06-03T14:33:56Z">
        <w:r>
          <w:rPr>
            <w:rFonts w:ascii="Times New Roman" w:hAnsi="Times New Roman" w:cs="Times New Roman"/>
          </w:rPr>
          <w:delText xml:space="preserve">primarily </w:delText>
        </w:r>
      </w:del>
      <w:del w:id="695" w:author="marcelo" w:date="2026-06-03T14:32:27Z">
        <w:r>
          <w:rPr>
            <w:rFonts w:hint="default" w:ascii="Times New Roman" w:hAnsi="Times New Roman" w:cs="Times New Roman"/>
            <w:lang w:val="en-US"/>
          </w:rPr>
          <w:delText xml:space="preserve">driven by </w:delText>
        </w:r>
      </w:del>
      <w:ins w:id="696" w:author="marcelo" w:date="2026-06-03T14:32:27Z">
        <w:r>
          <w:rPr>
            <w:rFonts w:hint="default" w:ascii="Times New Roman" w:hAnsi="Times New Roman" w:cs="Times New Roman"/>
            <w:lang w:val="en-US"/>
          </w:rPr>
          <w:t>more</w:t>
        </w:r>
      </w:ins>
      <w:ins w:id="697" w:author="marcelo" w:date="2026-06-03T14:32:28Z">
        <w:r>
          <w:rPr>
            <w:rFonts w:hint="default" w:ascii="Times New Roman" w:hAnsi="Times New Roman" w:cs="Times New Roman"/>
            <w:lang w:val="en-US"/>
          </w:rPr>
          <w:t xml:space="preserve"> pro</w:t>
        </w:r>
      </w:ins>
      <w:ins w:id="698" w:author="marcelo" w:date="2026-06-03T14:32:29Z">
        <w:r>
          <w:rPr>
            <w:rFonts w:hint="default" w:ascii="Times New Roman" w:hAnsi="Times New Roman" w:cs="Times New Roman"/>
            <w:lang w:val="en-US"/>
          </w:rPr>
          <w:t>nounc</w:t>
        </w:r>
      </w:ins>
      <w:ins w:id="699" w:author="marcelo" w:date="2026-06-03T14:32:30Z">
        <w:r>
          <w:rPr>
            <w:rFonts w:hint="default" w:ascii="Times New Roman" w:hAnsi="Times New Roman" w:cs="Times New Roman"/>
            <w:lang w:val="en-US"/>
          </w:rPr>
          <w:t xml:space="preserve">ed in </w:t>
        </w:r>
      </w:ins>
      <w:r>
        <w:rPr>
          <w:rFonts w:ascii="Times New Roman" w:hAnsi="Times New Roman" w:cs="Times New Roman"/>
          <w:i/>
          <w:iCs/>
        </w:rPr>
        <w:t>S. iberaensis</w:t>
      </w:r>
      <w:r>
        <w:rPr>
          <w:rFonts w:ascii="Times New Roman" w:hAnsi="Times New Roman" w:cs="Times New Roman"/>
        </w:rPr>
        <w:t xml:space="preserve">, which displayed elements with higher skewness and kurtosis, indicating a more asymmetric and </w:t>
      </w:r>
      <w:ins w:id="700" w:author="marcelo" w:date="2026-06-03T14:33:03Z">
        <w:r>
          <w:rPr>
            <w:rFonts w:hint="default" w:ascii="Times New Roman" w:hAnsi="Times New Roman" w:cs="Times New Roman"/>
            <w:lang w:val="en-US"/>
          </w:rPr>
          <w:t>shar</w:t>
        </w:r>
      </w:ins>
      <w:ins w:id="701" w:author="marcelo" w:date="2026-06-03T14:33:04Z">
        <w:r>
          <w:rPr>
            <w:rFonts w:hint="default" w:ascii="Times New Roman" w:hAnsi="Times New Roman" w:cs="Times New Roman"/>
            <w:lang w:val="en-US"/>
          </w:rPr>
          <w:t xml:space="preserve">ply </w:t>
        </w:r>
      </w:ins>
      <w:r>
        <w:rPr>
          <w:rFonts w:ascii="Times New Roman" w:hAnsi="Times New Roman" w:cs="Times New Roman"/>
        </w:rPr>
        <w:t>peak</w:t>
      </w:r>
      <w:ins w:id="702" w:author="marcelo" w:date="2026-06-03T14:33:05Z">
        <w:r>
          <w:rPr>
            <w:rFonts w:hint="default" w:ascii="Times New Roman" w:hAnsi="Times New Roman" w:cs="Times New Roman"/>
            <w:lang w:val="en-US"/>
          </w:rPr>
          <w:t>e</w:t>
        </w:r>
      </w:ins>
      <w:ins w:id="703" w:author="marcelo" w:date="2026-06-03T14:33:06Z">
        <w:r>
          <w:rPr>
            <w:rFonts w:hint="default" w:ascii="Times New Roman" w:hAnsi="Times New Roman" w:cs="Times New Roman"/>
            <w:lang w:val="en-US"/>
          </w:rPr>
          <w:t>d</w:t>
        </w:r>
      </w:ins>
      <w:del w:id="704" w:author="marcelo" w:date="2026-06-03T14:33:05Z">
        <w:r>
          <w:rPr>
            <w:rFonts w:ascii="Times New Roman" w:hAnsi="Times New Roman" w:cs="Times New Roman"/>
          </w:rPr>
          <w:delText>y</w:delText>
        </w:r>
      </w:del>
      <w:r>
        <w:rPr>
          <w:rFonts w:ascii="Times New Roman" w:hAnsi="Times New Roman" w:cs="Times New Roman"/>
        </w:rPr>
        <w:t xml:space="preserve"> spectral structure (t = 3.56–3.87, p ≤ 0.004 in all post hoc comparisons involving </w:t>
      </w:r>
      <w:r>
        <w:rPr>
          <w:rFonts w:ascii="Times New Roman" w:hAnsi="Times New Roman" w:cs="Times New Roman"/>
          <w:i/>
          <w:iCs/>
        </w:rPr>
        <w:t>S. iberaensis</w:t>
      </w:r>
      <w:r>
        <w:rPr>
          <w:rFonts w:ascii="Times New Roman" w:hAnsi="Times New Roman" w:cs="Times New Roman"/>
        </w:rPr>
        <w:t xml:space="preserve">; Figure 4C; Supplementary Table 10B). </w:t>
      </w:r>
      <w:commentRangeEnd w:id="30"/>
      <w:r>
        <w:commentReference w:id="30"/>
      </w:r>
    </w:p>
    <w:p>
      <w:pPr>
        <w:spacing w:line="480" w:lineRule="auto"/>
        <w:rPr>
          <w:rFonts w:ascii="Times New Roman" w:hAnsi="Times New Roman" w:cs="Times New Roman"/>
        </w:rPr>
      </w:pPr>
      <w:r>
        <w:rPr>
          <w:rFonts w:ascii="Times New Roman" w:hAnsi="Times New Roman" w:cs="Times New Roman"/>
        </w:rPr>
        <w:t xml:space="preserve">Finally, at the song level, species identity influenced only temporal properties (PC2; ANOVA on LMM: F = 31.36, p &lt; 0.0001; Figure 4D; Supplementary Table 11A). In particular, </w:t>
      </w:r>
      <w:r>
        <w:rPr>
          <w:rFonts w:ascii="Times New Roman" w:hAnsi="Times New Roman" w:cs="Times New Roman"/>
          <w:i/>
          <w:iCs/>
        </w:rPr>
        <w:t>S. palustris</w:t>
      </w:r>
      <w:r>
        <w:rPr>
          <w:rFonts w:ascii="Times New Roman" w:hAnsi="Times New Roman" w:cs="Times New Roman"/>
        </w:rPr>
        <w:t xml:space="preserve"> produced complex songs with distinct temporal characteristics, featuring the shortest elements and inter-element intervals in the group, suggesting a faster and more compressed song delivery (PC2; t = 5.11 – 8.39, p ≤ 0.0001 in all post hoc comparisons involving </w:t>
      </w:r>
      <w:r>
        <w:rPr>
          <w:rFonts w:ascii="Times New Roman" w:hAnsi="Times New Roman" w:cs="Times New Roman"/>
          <w:i/>
          <w:iCs/>
        </w:rPr>
        <w:t>S. palustris</w:t>
      </w:r>
      <w:r>
        <w:rPr>
          <w:rFonts w:ascii="Times New Roman" w:hAnsi="Times New Roman" w:cs="Times New Roman"/>
        </w:rPr>
        <w:t>; Figure 4D, Supplementary Table 11B).</w:t>
      </w:r>
    </w:p>
    <w:bookmarkEnd w:id="2"/>
    <w:bookmarkEnd w:id="3"/>
    <w:p>
      <w:pPr>
        <w:spacing w:line="480" w:lineRule="auto"/>
        <w:rPr>
          <w:ins w:id="705" w:author="marcelo" w:date="2026-06-03T14:37:15Z"/>
          <w:rFonts w:ascii="Times New Roman" w:hAnsi="Times New Roman" w:cs="Times New Roman"/>
          <w:b/>
          <w:bCs/>
        </w:rPr>
      </w:pPr>
      <w:r>
        <w:rPr>
          <w:rFonts w:ascii="Times New Roman" w:hAnsi="Times New Roman" w:cs="Times New Roman"/>
          <w:b/>
          <w:bCs/>
        </w:rPr>
        <w:t xml:space="preserve">Population contrasts </w:t>
      </w:r>
    </w:p>
    <w:p>
      <w:pPr>
        <w:spacing w:line="480" w:lineRule="auto"/>
        <w:rPr>
          <w:rFonts w:ascii="Times New Roman" w:hAnsi="Times New Roman" w:cs="Times New Roman"/>
        </w:rPr>
      </w:pPr>
      <w:commentRangeStart w:id="31"/>
      <w:r>
        <w:rPr>
          <w:rFonts w:ascii="Times New Roman" w:hAnsi="Times New Roman" w:cs="Times New Roman"/>
        </w:rPr>
        <w:t xml:space="preserve">As </w:t>
      </w:r>
      <w:del w:id="706" w:author="marcelo" w:date="2026-06-03T14:38:04Z">
        <w:r>
          <w:rPr>
            <w:rFonts w:hint="default" w:ascii="Times New Roman" w:hAnsi="Times New Roman" w:cs="Times New Roman"/>
            <w:lang w:val="en-US"/>
          </w:rPr>
          <w:delText xml:space="preserve">with </w:delText>
        </w:r>
      </w:del>
      <w:ins w:id="707" w:author="marcelo" w:date="2026-06-03T14:38:04Z">
        <w:r>
          <w:rPr>
            <w:rFonts w:hint="default" w:ascii="Times New Roman" w:hAnsi="Times New Roman" w:cs="Times New Roman"/>
            <w:lang w:val="en-US"/>
          </w:rPr>
          <w:t>in</w:t>
        </w:r>
      </w:ins>
      <w:ins w:id="708" w:author="marcelo" w:date="2026-06-03T14:38:39Z">
        <w:r>
          <w:rPr>
            <w:rFonts w:hint="default" w:ascii="Times New Roman" w:hAnsi="Times New Roman" w:cs="Times New Roman"/>
            <w:lang w:val="en-US"/>
          </w:rPr>
          <w:t xml:space="preserve"> </w:t>
        </w:r>
      </w:ins>
      <w:r>
        <w:rPr>
          <w:rFonts w:ascii="Times New Roman" w:hAnsi="Times New Roman" w:cs="Times New Roman"/>
        </w:rPr>
        <w:t xml:space="preserve">the species-level analysis, the assessment of the acoustic spaces determined by the PCs showed much overlap among populations (Supplementary Figure 2). However, the Iberá population of </w:t>
      </w:r>
      <w:r>
        <w:rPr>
          <w:rFonts w:ascii="Times New Roman" w:hAnsi="Times New Roman" w:cs="Times New Roman"/>
          <w:i/>
          <w:iCs/>
        </w:rPr>
        <w:t>S. palustris</w:t>
      </w:r>
      <w:r>
        <w:rPr>
          <w:rFonts w:ascii="Times New Roman" w:hAnsi="Times New Roman" w:cs="Times New Roman"/>
        </w:rPr>
        <w:t xml:space="preserve"> (its sole locality) and the Salta population of </w:t>
      </w:r>
      <w:r>
        <w:rPr>
          <w:rFonts w:ascii="Times New Roman" w:hAnsi="Times New Roman" w:cs="Times New Roman"/>
          <w:i/>
          <w:iCs/>
        </w:rPr>
        <w:t>S. ruficollis</w:t>
      </w:r>
      <w:r>
        <w:rPr>
          <w:rFonts w:ascii="Times New Roman" w:hAnsi="Times New Roman" w:cs="Times New Roman"/>
        </w:rPr>
        <w:t xml:space="preserve"> showed some differentiation from the rest of the populations, both in the simple and complex songs (Figure 5, Supplementary Tables 12–15). </w:t>
      </w:r>
      <w:commentRangeEnd w:id="31"/>
      <w:r>
        <w:commentReference w:id="31"/>
      </w:r>
    </w:p>
    <w:p>
      <w:pPr>
        <w:spacing w:line="480" w:lineRule="auto"/>
        <w:rPr>
          <w:rFonts w:ascii="Times New Roman" w:hAnsi="Times New Roman" w:cs="Times New Roman"/>
        </w:rPr>
      </w:pPr>
      <w:r>
        <w:rPr>
          <w:rFonts w:ascii="Times New Roman" w:hAnsi="Times New Roman" w:cs="Times New Roman"/>
        </w:rPr>
        <w:t xml:space="preserve">The existence of differentiation among populations was confirmed by the LMMs modelling. In the first place, we found a significant effect of population identity on the principal components summarizing acoustic variation in simple songs at the element level (PC1–PC3; ANOVAs on LMMs: F = 3.26 – 15.49, p ≤ 0.003; Figure 4A; Supplementary Table 12A). Sympatric populations showed differences in frequency, entropy, bandwidth, and temporal characteristics of simple song elements (PC1 and PC2), whereas allopatric populations did not consistently exhibit such variation. For example, sympatric populations of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in ER (hypox-ER and rufi-ER) differed in the frequency and temporal properties of their elements (PC1; t = 5.59, p </w:t>
      </w:r>
      <w:r>
        <w:rPr>
          <w:rFonts w:ascii="Aptos Narrow" w:hAnsi="Aptos Narrow" w:cs="Times New Roman"/>
        </w:rPr>
        <w:t>&lt;</w:t>
      </w:r>
      <w:r>
        <w:rPr>
          <w:rFonts w:ascii="Times New Roman" w:hAnsi="Times New Roman" w:cs="Times New Roman"/>
        </w:rPr>
        <w:t xml:space="preserve"> 0.0001 and PC2; t = 5.17, p = 0.0001); however, rufi-ER shared similar temporal characteristics with the allopatric populations of </w:t>
      </w:r>
      <w:r>
        <w:rPr>
          <w:rFonts w:ascii="Times New Roman" w:hAnsi="Times New Roman" w:cs="Times New Roman"/>
          <w:i/>
          <w:iCs/>
        </w:rPr>
        <w:t>S. hypoxantha</w:t>
      </w:r>
      <w:r>
        <w:rPr>
          <w:rFonts w:ascii="Times New Roman" w:hAnsi="Times New Roman" w:cs="Times New Roman"/>
        </w:rPr>
        <w:t xml:space="preserve"> in EI (post hoc comparisons: PC1; t = 2.98, p = 0.09 and PC2; t = 1.46, p = 0.87) and MC (post hoc comparisons: PC1; t = 1.88, p = 0.63 and PC2; t = 0.67, p = 0.99; Figure 5A; Supplementary Table 12B). In addition, </w:t>
      </w:r>
      <w:r>
        <w:rPr>
          <w:rFonts w:ascii="Times New Roman" w:hAnsi="Times New Roman" w:cs="Times New Roman"/>
          <w:i/>
          <w:iCs/>
        </w:rPr>
        <w:t>S.</w:t>
      </w:r>
      <w:r>
        <w:rPr>
          <w:rFonts w:ascii="Times New Roman" w:hAnsi="Times New Roman" w:cs="Times New Roman"/>
        </w:rPr>
        <w:t xml:space="preserve"> </w:t>
      </w:r>
      <w:r>
        <w:rPr>
          <w:rFonts w:ascii="Times New Roman" w:hAnsi="Times New Roman" w:cs="Times New Roman"/>
          <w:i/>
          <w:iCs/>
        </w:rPr>
        <w:t>iberaensis</w:t>
      </w:r>
      <w:r>
        <w:rPr>
          <w:rFonts w:ascii="Times New Roman" w:hAnsi="Times New Roman" w:cs="Times New Roman"/>
        </w:rPr>
        <w:t xml:space="preserve"> from EI (ibe-EI) showed a non-significant trend toward differentiation in the temporal characteristics of its song elements relative to the sympatric </w:t>
      </w:r>
      <w:r>
        <w:rPr>
          <w:rFonts w:ascii="Times New Roman" w:hAnsi="Times New Roman" w:cs="Times New Roman"/>
          <w:i/>
          <w:iCs/>
        </w:rPr>
        <w:t>S. hypoxantha</w:t>
      </w:r>
      <w:r>
        <w:rPr>
          <w:rFonts w:ascii="Times New Roman" w:hAnsi="Times New Roman" w:cs="Times New Roman"/>
        </w:rPr>
        <w:t xml:space="preserve"> population (hypox-EI; PC2; t = 1.78, p = 0.69), while exhibiting much more similar temporal variables compared to the allopatric </w:t>
      </w:r>
      <w:r>
        <w:rPr>
          <w:rFonts w:ascii="Times New Roman" w:hAnsi="Times New Roman" w:cs="Times New Roman"/>
          <w:i/>
          <w:iCs/>
        </w:rPr>
        <w:t>S. hypoxantha</w:t>
      </w:r>
      <w:r>
        <w:rPr>
          <w:rFonts w:ascii="Times New Roman" w:hAnsi="Times New Roman" w:cs="Times New Roman"/>
        </w:rPr>
        <w:t xml:space="preserve"> population from ER (hypox-ER; PC2; t = 0.74, p = 0.99; Figure 5A and Supplementary Table 12B). Finally, populations were highly similar in the acoustic variables describing element type (PC3; Figure 5A and Supplementary Table 12B).</w:t>
      </w:r>
    </w:p>
    <w:p>
      <w:pPr>
        <w:spacing w:line="480" w:lineRule="auto"/>
        <w:rPr>
          <w:rFonts w:ascii="Times New Roman" w:hAnsi="Times New Roman" w:cs="Times New Roman"/>
        </w:rPr>
      </w:pPr>
      <w:r>
        <w:rPr>
          <w:rFonts w:ascii="Times New Roman" w:hAnsi="Times New Roman" w:cs="Times New Roman"/>
        </w:rPr>
        <w:t xml:space="preserve">When shifting the analysis to the song level, an effect of population identity on all three principal components was also found (PC1–PC3; ANOVAs on LMMs: F = 4.67 – 13.18, p ≤ 0.0001; Figure 4B; Supplementary Table 13A). In spite of this, paired comparisons of the general acoustic properties of simple songs (captured by PC1) did not show significant differences, in contrast to the results of the element level (Supplementary Table 13). However, sympatric populations exhibited marked temporal differentiation (PC2), with no overlap in song timing across any pairwise comparisons between them (Figure 5B; Supplementary Table 13B). For instance, the songs of </w:t>
      </w:r>
      <w:r>
        <w:rPr>
          <w:rFonts w:ascii="Times New Roman" w:hAnsi="Times New Roman" w:cs="Times New Roman"/>
          <w:i/>
          <w:iCs/>
        </w:rPr>
        <w:t>S. hypoxantha</w:t>
      </w:r>
      <w:r>
        <w:rPr>
          <w:rFonts w:ascii="Times New Roman" w:hAnsi="Times New Roman" w:cs="Times New Roman"/>
        </w:rPr>
        <w:t xml:space="preserve"> from EI (hypox-EI) differed significantly in their temporal structure from those of the sympatric </w:t>
      </w:r>
      <w:r>
        <w:rPr>
          <w:rFonts w:ascii="Times New Roman" w:hAnsi="Times New Roman" w:cs="Times New Roman"/>
          <w:i/>
          <w:iCs/>
        </w:rPr>
        <w:t>S. iberaensis</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at the same locality (post hoc comparisons: t = 3.6, p = 0.02 in both cases). A similar pattern was observed for the sympatric populations of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in ER and MC (hypox-ER vs. rufi-ER: t = 3.61, p = 0.02; hypox-MC vs. rufi-MC: t = 3.39, p = 0.03). In contrast, hypox-EI (the only </w:t>
      </w:r>
      <w:r>
        <w:rPr>
          <w:rFonts w:ascii="Times New Roman" w:hAnsi="Times New Roman" w:cs="Times New Roman"/>
          <w:i/>
          <w:iCs/>
        </w:rPr>
        <w:t>S. hypoxantha</w:t>
      </w:r>
      <w:r>
        <w:rPr>
          <w:rFonts w:ascii="Times New Roman" w:hAnsi="Times New Roman" w:cs="Times New Roman"/>
        </w:rPr>
        <w:t xml:space="preserve"> population in this study that was allopatric with </w:t>
      </w:r>
      <w:r>
        <w:rPr>
          <w:rFonts w:ascii="Times New Roman" w:hAnsi="Times New Roman" w:cs="Times New Roman"/>
          <w:i/>
          <w:iCs/>
        </w:rPr>
        <w:t>S. ruficollis</w:t>
      </w:r>
      <w:r>
        <w:rPr>
          <w:rFonts w:ascii="Times New Roman" w:hAnsi="Times New Roman" w:cs="Times New Roman"/>
        </w:rPr>
        <w:t xml:space="preserve">) showed high temporal overlap with all </w:t>
      </w:r>
      <w:r>
        <w:rPr>
          <w:rFonts w:ascii="Times New Roman" w:hAnsi="Times New Roman" w:cs="Times New Roman"/>
          <w:i/>
          <w:iCs/>
        </w:rPr>
        <w:t xml:space="preserve">S. ruficollis </w:t>
      </w:r>
      <w:r>
        <w:rPr>
          <w:rFonts w:ascii="Times New Roman" w:hAnsi="Times New Roman" w:cs="Times New Roman"/>
        </w:rPr>
        <w:t xml:space="preserve">populations (post hoc comparisons: t = 0.02 – 0.3, p = 1 in all contrast between hypox-EI and a </w:t>
      </w:r>
      <w:r>
        <w:rPr>
          <w:rFonts w:ascii="Times New Roman" w:hAnsi="Times New Roman" w:cs="Times New Roman"/>
          <w:i/>
          <w:iCs/>
        </w:rPr>
        <w:t>S. ruficollis</w:t>
      </w:r>
      <w:r>
        <w:rPr>
          <w:rFonts w:ascii="Times New Roman" w:hAnsi="Times New Roman" w:cs="Times New Roman"/>
        </w:rPr>
        <w:t xml:space="preserve"> population). Finally, the </w:t>
      </w:r>
      <w:r>
        <w:rPr>
          <w:rFonts w:ascii="Times New Roman" w:hAnsi="Times New Roman" w:cs="Times New Roman"/>
          <w:i/>
          <w:iCs/>
        </w:rPr>
        <w:t>meanpeakf</w:t>
      </w:r>
      <w:r>
        <w:rPr>
          <w:rFonts w:ascii="Times New Roman" w:hAnsi="Times New Roman" w:cs="Times New Roman"/>
        </w:rPr>
        <w:t xml:space="preserve"> of the simple songs (PC3) varied among some populations, but without a clear pattern of acoustic displacement (Figure 5B, Supplementary Table 13B).</w:t>
      </w:r>
    </w:p>
    <w:p>
      <w:pPr>
        <w:spacing w:line="480" w:lineRule="auto"/>
        <w:rPr>
          <w:rFonts w:ascii="Times New Roman" w:hAnsi="Times New Roman" w:cs="Times New Roman"/>
        </w:rPr>
      </w:pPr>
      <w:r>
        <w:rPr>
          <w:rFonts w:ascii="Times New Roman" w:hAnsi="Times New Roman" w:cs="Times New Roman"/>
        </w:rPr>
        <w:t xml:space="preserve">Although populations also differed significantly in the elements composing their complex songs (PC1–PC4; ANOVAs on LMMs: F = 3.09–18.63, p ≤ 0.009; Figure 5C; Supplementary Table 14A), paired comparisons did not support divergent character displacement (Supplementary Table 14B). Instead, populations showed considerable homogeneity in the main acoustic properties summarized by PC1 and PC2, with significant differentiation restricted to EI populations of </w:t>
      </w:r>
      <w:r>
        <w:rPr>
          <w:rFonts w:ascii="Times New Roman" w:hAnsi="Times New Roman" w:cs="Times New Roman"/>
          <w:i/>
          <w:iCs/>
        </w:rPr>
        <w:t>S. palustris</w:t>
      </w:r>
      <w:r>
        <w:rPr>
          <w:rFonts w:ascii="Times New Roman" w:hAnsi="Times New Roman" w:cs="Times New Roman"/>
        </w:rPr>
        <w:t xml:space="preserve"> and </w:t>
      </w:r>
      <w:r>
        <w:rPr>
          <w:rFonts w:ascii="Times New Roman" w:hAnsi="Times New Roman" w:cs="Times New Roman"/>
          <w:i/>
          <w:iCs/>
        </w:rPr>
        <w:t>S. hypoxantha</w:t>
      </w:r>
      <w:r>
        <w:rPr>
          <w:rFonts w:ascii="Times New Roman" w:hAnsi="Times New Roman" w:cs="Times New Roman"/>
        </w:rPr>
        <w:t xml:space="preserve"> relative to </w:t>
      </w:r>
      <w:r>
        <w:rPr>
          <w:rFonts w:ascii="Times New Roman" w:hAnsi="Times New Roman" w:cs="Times New Roman"/>
          <w:i/>
          <w:iCs/>
        </w:rPr>
        <w:t>S. ruficollis</w:t>
      </w:r>
      <w:r>
        <w:rPr>
          <w:rFonts w:ascii="Times New Roman" w:hAnsi="Times New Roman" w:cs="Times New Roman"/>
        </w:rPr>
        <w:t xml:space="preserve"> from S (PC1, pal-EI vs. ruf-S: t = -3.85, p = 0.005; PC2, hypox-EI vs. ruf-S: t = -4.29, p = 0.001; PC2, pal-EI vs. ruf-S: t = -4.97, p = 0.0001), and without a tendency toward greater differentiation between sympatric populations (Figure 5C; Supplementary Table 14B). In fact, the patterns indicated stronger interspecific than interpopulation differentiation. Contrary to the pattern observed for simple songs, differences in complex songs occurred mainly among species groups rather than among population groups, except for the allopatric population ruf-S, which was involved in most significant contrasts, a pattern possibly associated with its greater geographic isolation respect the other populations (Figure 5C; Supplementary Table 14B). Song-level analyses revealed even greater similarity in the acoustic properties of complex songs across populations, with temporal differentiation detected only in </w:t>
      </w:r>
      <w:r>
        <w:rPr>
          <w:rFonts w:ascii="Times New Roman" w:hAnsi="Times New Roman" w:cs="Times New Roman"/>
          <w:i/>
          <w:iCs/>
        </w:rPr>
        <w:t>S. palustris</w:t>
      </w:r>
      <w:r>
        <w:rPr>
          <w:rFonts w:ascii="Times New Roman" w:hAnsi="Times New Roman" w:cs="Times New Roman"/>
        </w:rPr>
        <w:t xml:space="preserve"> from EI (pal-EI), which differed significantly from all other populations, again consistent with the species-level results (PC2; |4.96| ≤ t ≤ |7.52|, p ≤ 0.0001 for all contrasts involving pal-EI; Figure 5D; Supplementary Table 15B). Interestingly, </w:t>
      </w:r>
      <w:r>
        <w:rPr>
          <w:rFonts w:ascii="Times New Roman" w:hAnsi="Times New Roman" w:cs="Times New Roman"/>
          <w:i/>
          <w:iCs/>
        </w:rPr>
        <w:t>S. ruficollis</w:t>
      </w:r>
      <w:r>
        <w:rPr>
          <w:rFonts w:ascii="Times New Roman" w:hAnsi="Times New Roman" w:cs="Times New Roman"/>
        </w:rPr>
        <w:t xml:space="preserve"> from ER and S showed the greatest differentiation in the overall properties of complex songs (PC1; ruf-ER vs. ruf-S: t = -3.16, p = 0.04; Figure 5D).</w:t>
      </w:r>
    </w:p>
    <w:p>
      <w:pPr>
        <w:spacing w:line="480" w:lineRule="auto"/>
        <w:rPr>
          <w:rFonts w:ascii="Times New Roman" w:hAnsi="Times New Roman" w:cs="Times New Roman"/>
          <w:b/>
          <w:bCs/>
        </w:rPr>
      </w:pPr>
      <w:r>
        <w:rPr>
          <w:rFonts w:ascii="Times New Roman" w:hAnsi="Times New Roman" w:cs="Times New Roman"/>
          <w:b/>
          <w:bCs/>
        </w:rPr>
        <w:t>Geographic distance</w:t>
      </w:r>
    </w:p>
    <w:p>
      <w:pPr>
        <w:spacing w:line="480" w:lineRule="auto"/>
        <w:rPr>
          <w:rFonts w:ascii="Times New Roman" w:hAnsi="Times New Roman" w:cs="Times New Roman"/>
        </w:rPr>
      </w:pPr>
      <w:bookmarkStart w:id="4" w:name="_Hlk172822225"/>
      <w:r>
        <w:rPr>
          <w:rFonts w:ascii="Times New Roman" w:hAnsi="Times New Roman" w:cs="Times New Roman"/>
        </w:rPr>
        <w:t xml:space="preserve">We tested whether acoustic dissimilarity between individuals increased with geographic distance between locations, using multiple regression on distance matrices (MRM), considering only the complete songs and including information of species and individual identity. For simple songs, we found a </w:t>
      </w:r>
      <w:del w:id="709" w:author="marcelo" w:date="2026-06-03T14:41:16Z">
        <w:r>
          <w:rPr>
            <w:rFonts w:hint="default" w:ascii="Times New Roman" w:hAnsi="Times New Roman" w:cs="Times New Roman"/>
            <w:lang w:val="en-US"/>
          </w:rPr>
          <w:delText xml:space="preserve">modest </w:delText>
        </w:r>
      </w:del>
      <w:ins w:id="710" w:author="marcelo" w:date="2026-06-03T14:41:16Z">
        <w:r>
          <w:rPr>
            <w:rFonts w:hint="default" w:ascii="Times New Roman" w:hAnsi="Times New Roman" w:cs="Times New Roman"/>
            <w:lang w:val="en-US"/>
          </w:rPr>
          <w:t>sma</w:t>
        </w:r>
      </w:ins>
      <w:ins w:id="711" w:author="marcelo" w:date="2026-06-03T14:41:17Z">
        <w:r>
          <w:rPr>
            <w:rFonts w:hint="default" w:ascii="Times New Roman" w:hAnsi="Times New Roman" w:cs="Times New Roman"/>
            <w:lang w:val="en-US"/>
          </w:rPr>
          <w:t xml:space="preserve">ll </w:t>
        </w:r>
      </w:ins>
      <w:r>
        <w:rPr>
          <w:rFonts w:ascii="Times New Roman" w:hAnsi="Times New Roman" w:cs="Times New Roman"/>
        </w:rPr>
        <w:t xml:space="preserve">but significant positive effect of geographic distance on overall acoustic structure, as summarized by PC1 (coef = 0.0007, p = 0.0001; Supplementary Table 16. Species identity had a negative effect on acoustic distance (coef = –0.09, p = 0.0002), whereas individual identity showed a strong positive effect (coef = 0.17, p = 0.0001). In contrast, geographic distance did not explain variation in the temporal or frequency-related properties of simple songs (PC2; coef = –0.0001, p = 0.42; PC3, coef = –0.00003, p = 0.51). However, both species and individual identities were positively and strongly associated with acoustic distance for these features (0.18 &lt; coef. &lt; 0.53; p = 0.0001 in all cases). </w:t>
      </w:r>
    </w:p>
    <w:p>
      <w:pPr>
        <w:spacing w:line="480" w:lineRule="auto"/>
        <w:rPr>
          <w:rFonts w:ascii="Times New Roman" w:hAnsi="Times New Roman" w:cs="Times New Roman"/>
        </w:rPr>
      </w:pPr>
      <w:r>
        <w:rPr>
          <w:rFonts w:ascii="Times New Roman" w:hAnsi="Times New Roman" w:cs="Times New Roman"/>
        </w:rPr>
        <w:t>For complex songs, both the general acoustic structure (PC1) and the temporal properties of entire songs (PC2) showed a subtle increase in acoustic differentiation with geographic distance (PC1, coef = 0.0002, p = 0.032; PC2, coef =</w:t>
      </w:r>
      <w:commentRangeStart w:id="32"/>
      <w:r>
        <w:rPr>
          <w:rFonts w:ascii="Times New Roman" w:hAnsi="Times New Roman" w:cs="Times New Roman"/>
        </w:rPr>
        <w:t xml:space="preserve"> –0.0002</w:t>
      </w:r>
      <w:commentRangeEnd w:id="32"/>
      <w:r>
        <w:commentReference w:id="32"/>
      </w:r>
      <w:r>
        <w:rPr>
          <w:rFonts w:ascii="Times New Roman" w:hAnsi="Times New Roman" w:cs="Times New Roman"/>
        </w:rPr>
        <w:t>, p = 0.002; see Supplementary Table 16), but there was no association with variation in the frequency-related components (PC3, coef = 0.0001, p = 0.163). Species identity showed a strong association with PC2 (coef = 0.52, p = 0.0001), while individual identity was associated with the three PCs (coef ≥ 0.23, p = 0.0001 for the three PCs).</w:t>
      </w:r>
    </w:p>
    <w:p>
      <w:pPr>
        <w:spacing w:line="480" w:lineRule="auto"/>
        <w:rPr>
          <w:rFonts w:ascii="Times New Roman" w:hAnsi="Times New Roman" w:cs="Times New Roman"/>
          <w:lang w:val="en-CA"/>
        </w:rPr>
      </w:pPr>
      <w:r>
        <w:rPr>
          <w:rFonts w:ascii="Times New Roman" w:hAnsi="Times New Roman" w:cs="Times New Roman"/>
        </w:rPr>
        <w:t xml:space="preserve">In addition, we used Mantel tests to assess this relationship separately for each species. </w:t>
      </w:r>
      <w:r>
        <w:rPr>
          <w:rFonts w:ascii="Times New Roman" w:hAnsi="Times New Roman" w:cs="Times New Roman"/>
          <w:lang w:val="en-CA"/>
        </w:rPr>
        <w:t xml:space="preserve">As expected, for simple songs, vocalizations of </w:t>
      </w:r>
      <w:r>
        <w:rPr>
          <w:rFonts w:ascii="Times New Roman" w:hAnsi="Times New Roman" w:cs="Times New Roman"/>
          <w:i/>
          <w:iCs/>
          <w:lang w:val="en-CA"/>
        </w:rPr>
        <w:t>S. iberaensis</w:t>
      </w:r>
      <w:r>
        <w:rPr>
          <w:rFonts w:ascii="Times New Roman" w:hAnsi="Times New Roman" w:cs="Times New Roman"/>
          <w:lang w:val="en-CA"/>
        </w:rPr>
        <w:t xml:space="preserve"> and </w:t>
      </w:r>
      <w:r>
        <w:rPr>
          <w:rFonts w:ascii="Times New Roman" w:hAnsi="Times New Roman" w:cs="Times New Roman"/>
          <w:i/>
          <w:iCs/>
          <w:lang w:val="en-CA"/>
        </w:rPr>
        <w:t>S. palustris</w:t>
      </w:r>
      <w:r>
        <w:rPr>
          <w:rFonts w:ascii="Times New Roman" w:hAnsi="Times New Roman" w:cs="Times New Roman"/>
          <w:lang w:val="en-CA"/>
        </w:rPr>
        <w:t xml:space="preserve"> (both sampled at a single locality) did not vary with geographic distance (Mantel test: </w:t>
      </w:r>
      <w:r>
        <w:rPr>
          <w:rFonts w:ascii="Times New Roman" w:hAnsi="Times New Roman" w:cs="Times New Roman"/>
          <w:i/>
          <w:iCs/>
          <w:lang w:val="en-CA"/>
        </w:rPr>
        <w:t>r</w:t>
      </w:r>
      <w:r>
        <w:rPr>
          <w:rFonts w:ascii="Times New Roman" w:hAnsi="Times New Roman" w:cs="Times New Roman"/>
          <w:lang w:val="en-CA"/>
        </w:rPr>
        <w:t xml:space="preserve"> ≤ |0.2|, </w:t>
      </w:r>
      <w:r>
        <w:rPr>
          <w:rFonts w:ascii="Times New Roman" w:hAnsi="Times New Roman" w:cs="Times New Roman"/>
          <w:i/>
          <w:iCs/>
          <w:lang w:val="en-CA"/>
        </w:rPr>
        <w:t>p</w:t>
      </w:r>
      <w:r>
        <w:rPr>
          <w:rFonts w:ascii="Times New Roman" w:hAnsi="Times New Roman" w:cs="Times New Roman"/>
          <w:lang w:val="en-CA"/>
        </w:rPr>
        <w:t xml:space="preserve"> ≥ 0.07 in all cases; Supplementary Table 17). In contrast, </w:t>
      </w:r>
      <w:r>
        <w:rPr>
          <w:rFonts w:ascii="Times New Roman" w:hAnsi="Times New Roman" w:cs="Times New Roman"/>
          <w:i/>
          <w:iCs/>
          <w:lang w:val="en-CA"/>
        </w:rPr>
        <w:t>S. ruficollis</w:t>
      </w:r>
      <w:r>
        <w:rPr>
          <w:rFonts w:ascii="Times New Roman" w:hAnsi="Times New Roman" w:cs="Times New Roman"/>
          <w:lang w:val="en-CA"/>
        </w:rPr>
        <w:t xml:space="preserve"> (recorded at four localities) showed a strong and significant correlation between geographic distance and the distance in the </w:t>
      </w:r>
      <w:commentRangeStart w:id="33"/>
      <w:r>
        <w:rPr>
          <w:rFonts w:ascii="Times New Roman" w:hAnsi="Times New Roman" w:cs="Times New Roman"/>
          <w:lang w:val="en-CA"/>
        </w:rPr>
        <w:t xml:space="preserve">integral properties </w:t>
      </w:r>
      <w:commentRangeEnd w:id="33"/>
      <w:r>
        <w:commentReference w:id="33"/>
      </w:r>
      <w:r>
        <w:rPr>
          <w:rFonts w:ascii="Times New Roman" w:hAnsi="Times New Roman" w:cs="Times New Roman"/>
          <w:lang w:val="en-CA"/>
        </w:rPr>
        <w:t xml:space="preserve">of simple songs (PC1) (r = 0.49, p = 0.0001). We repeated this analysis excluding the </w:t>
      </w:r>
      <w:r>
        <w:rPr>
          <w:rFonts w:ascii="Times New Roman" w:hAnsi="Times New Roman" w:cs="Times New Roman"/>
          <w:i/>
          <w:iCs/>
          <w:lang w:val="en-CA"/>
        </w:rPr>
        <w:t>S. ruficollis</w:t>
      </w:r>
      <w:r>
        <w:rPr>
          <w:rFonts w:ascii="Times New Roman" w:hAnsi="Times New Roman" w:cs="Times New Roman"/>
          <w:lang w:val="en-CA"/>
        </w:rPr>
        <w:t xml:space="preserve"> population from Salta, as it is by far the most distant population. In this case, the correlation between the integral acoustic properties (PC1) of the simple songs and geographic distance was weaker, but still significant (r = 0.07, p = 0.002). In addition, the analysis with these three </w:t>
      </w:r>
      <w:r>
        <w:rPr>
          <w:rFonts w:ascii="Times New Roman" w:hAnsi="Times New Roman" w:cs="Times New Roman"/>
          <w:i/>
          <w:iCs/>
          <w:lang w:val="en-CA"/>
        </w:rPr>
        <w:t>S. ruficollis</w:t>
      </w:r>
      <w:r>
        <w:rPr>
          <w:rFonts w:ascii="Times New Roman" w:hAnsi="Times New Roman" w:cs="Times New Roman"/>
          <w:lang w:val="en-CA"/>
        </w:rPr>
        <w:t xml:space="preserve"> populations also showed a significant correlation between PC3 and geographic distance (r = 0.12, p = 0.0001). In </w:t>
      </w:r>
      <w:r>
        <w:rPr>
          <w:rFonts w:ascii="Times New Roman" w:hAnsi="Times New Roman" w:cs="Times New Roman"/>
          <w:i/>
          <w:iCs/>
          <w:lang w:val="en-CA"/>
        </w:rPr>
        <w:t>S. hypoxantha</w:t>
      </w:r>
      <w:r>
        <w:rPr>
          <w:rFonts w:ascii="Times New Roman" w:hAnsi="Times New Roman" w:cs="Times New Roman"/>
          <w:lang w:val="en-CA"/>
        </w:rPr>
        <w:t xml:space="preserve"> (recorded at three localities), we observed a weak correlation between geographic distance and the integral properties of simple songs (PC1, r = 0.07, p = 0.01) and a moderate correlation with temporal features (PC2, r = 0.3, p = 0.0001). For complex songs, only </w:t>
      </w:r>
      <w:r>
        <w:rPr>
          <w:rFonts w:ascii="Times New Roman" w:hAnsi="Times New Roman" w:cs="Times New Roman"/>
          <w:i/>
          <w:iCs/>
          <w:lang w:val="en-CA"/>
        </w:rPr>
        <w:t>S. ruficollis</w:t>
      </w:r>
      <w:r>
        <w:rPr>
          <w:rFonts w:ascii="Times New Roman" w:hAnsi="Times New Roman" w:cs="Times New Roman"/>
          <w:lang w:val="en-CA"/>
        </w:rPr>
        <w:t xml:space="preserve"> and </w:t>
      </w:r>
      <w:r>
        <w:rPr>
          <w:rFonts w:ascii="Times New Roman" w:hAnsi="Times New Roman" w:cs="Times New Roman"/>
          <w:i/>
          <w:iCs/>
          <w:lang w:val="en-CA"/>
        </w:rPr>
        <w:t>S. iberaensis</w:t>
      </w:r>
      <w:r>
        <w:rPr>
          <w:rFonts w:ascii="Times New Roman" w:hAnsi="Times New Roman" w:cs="Times New Roman"/>
          <w:lang w:val="en-CA"/>
        </w:rPr>
        <w:t xml:space="preserve"> showed evidence of a positive correlation between acoustic and geographic distances. In </w:t>
      </w:r>
      <w:r>
        <w:rPr>
          <w:rFonts w:ascii="Times New Roman" w:hAnsi="Times New Roman" w:cs="Times New Roman"/>
          <w:i/>
          <w:iCs/>
          <w:lang w:val="en-CA"/>
        </w:rPr>
        <w:t>S. iberaensis</w:t>
      </w:r>
      <w:r>
        <w:rPr>
          <w:rFonts w:ascii="Times New Roman" w:hAnsi="Times New Roman" w:cs="Times New Roman"/>
          <w:lang w:val="en-CA"/>
        </w:rPr>
        <w:t xml:space="preserve">, the integral acoustic properties (PC1, r = 0.13, p = 0.03) and the temporal features of the song (PC2, r = 0.17, p = 0.006) were weakly correlated with geographic distance. In </w:t>
      </w:r>
      <w:r>
        <w:rPr>
          <w:rFonts w:ascii="Times New Roman" w:hAnsi="Times New Roman" w:cs="Times New Roman"/>
          <w:i/>
          <w:iCs/>
          <w:lang w:val="en-CA"/>
        </w:rPr>
        <w:t>S. ruficollis</w:t>
      </w:r>
      <w:r>
        <w:rPr>
          <w:rFonts w:ascii="Times New Roman" w:hAnsi="Times New Roman" w:cs="Times New Roman"/>
          <w:lang w:val="en-CA"/>
        </w:rPr>
        <w:t>, temporal properties varied with geographic distance when the Salta population was excluded (PC2, r = 0.25, p = 0.02).</w:t>
      </w:r>
      <w:bookmarkEnd w:id="4"/>
      <w:bookmarkStart w:id="5" w:name="_Hlk172823037"/>
    </w:p>
    <w:p>
      <w:pPr>
        <w:spacing w:line="480" w:lineRule="auto"/>
        <w:rPr>
          <w:rFonts w:ascii="Times New Roman" w:hAnsi="Times New Roman" w:cs="Times New Roman"/>
          <w:b/>
          <w:bCs/>
        </w:rPr>
      </w:pPr>
      <w:r>
        <w:rPr>
          <w:rFonts w:ascii="Times New Roman" w:hAnsi="Times New Roman" w:cs="Times New Roman"/>
          <w:b/>
          <w:bCs/>
        </w:rPr>
        <w:t>Acoustic similarity between conspecific and heterospecific individuals and the effect of sympatry</w:t>
      </w:r>
    </w:p>
    <w:p>
      <w:pPr>
        <w:spacing w:line="480" w:lineRule="auto"/>
        <w:rPr>
          <w:rFonts w:ascii="Times New Roman" w:hAnsi="Times New Roman" w:cs="Times New Roman"/>
          <w:lang w:val="en-CA"/>
        </w:rPr>
      </w:pPr>
      <w:r>
        <w:rPr>
          <w:rFonts w:ascii="Times New Roman" w:hAnsi="Times New Roman" w:cs="Times New Roman"/>
          <w:lang w:val="en-CA"/>
        </w:rPr>
        <w:t xml:space="preserve">We explicitly evaluated if acoustic similarity among individuals depended on whether they were from the same or different species and whether they came from sympatric or allopatric populations. </w:t>
      </w:r>
      <w:r>
        <w:rPr>
          <w:rFonts w:ascii="Times New Roman" w:hAnsi="Times New Roman" w:cs="Times New Roman"/>
        </w:rPr>
        <w:t xml:space="preserve">For simple songs, acoustic similarity depended both on whether the individuals were conspecific or heterospecific and whether they came from sympatric or allopatric populations, but only at the element level </w:t>
      </w:r>
      <w:r>
        <w:rPr>
          <w:rFonts w:ascii="Times New Roman" w:hAnsi="Times New Roman" w:cs="Times New Roman"/>
          <w:lang w:val="en-CA"/>
        </w:rPr>
        <w:t>(GLM:</w:t>
      </w:r>
      <w:r>
        <w:rPr>
          <w:rFonts w:ascii="Times New Roman" w:hAnsi="Times New Roman" w:cs="Times New Roman"/>
          <w:i/>
          <w:iCs/>
          <w:lang w:val="en-CA"/>
        </w:rPr>
        <w:t xml:space="preserve"> </w:t>
      </w:r>
      <w:r>
        <w:rPr>
          <w:rFonts w:ascii="Times New Roman" w:hAnsi="Times New Roman" w:cs="Times New Roman"/>
          <w:lang w:val="en-CA"/>
        </w:rPr>
        <w:t xml:space="preserve">z = -6.22, p &lt; 0.001; Figure 6A, Supplementary Table 18A). </w:t>
      </w:r>
      <w:r>
        <w:rPr>
          <w:rFonts w:ascii="Times New Roman" w:hAnsi="Times New Roman" w:cs="Times New Roman"/>
        </w:rPr>
        <w:t xml:space="preserve">As expected, conspecific individuals had higher acoustic similarity than heterospecific ones both in sympatry </w:t>
      </w:r>
      <w:r>
        <w:rPr>
          <w:rFonts w:ascii="Times New Roman" w:hAnsi="Times New Roman" w:cs="Times New Roman"/>
          <w:lang w:val="en-CA"/>
        </w:rPr>
        <w:t xml:space="preserve">(post-hoc comparisons: z = 12.86, p &lt; 0.0001) and allopatry (z = 9.57, p &lt; 0.0001). </w:t>
      </w:r>
      <w:r>
        <w:rPr>
          <w:rFonts w:ascii="Times New Roman" w:hAnsi="Times New Roman" w:cs="Times New Roman"/>
        </w:rPr>
        <w:t xml:space="preserve">Interestingly, heterospecific similarity </w:t>
      </w:r>
      <w:bookmarkStart w:id="7" w:name="_GoBack"/>
      <w:bookmarkEnd w:id="7"/>
      <w:r>
        <w:rPr>
          <w:rFonts w:ascii="Times New Roman" w:hAnsi="Times New Roman" w:cs="Times New Roman"/>
        </w:rPr>
        <w:t>was considerably lower when individuals came from sympatric populations than from allopatric populations, as expected under a scenario of character displacement</w:t>
      </w:r>
      <w:r>
        <w:rPr>
          <w:rFonts w:ascii="Times New Roman" w:hAnsi="Times New Roman" w:cs="Times New Roman"/>
          <w:lang w:val="en-CA"/>
        </w:rPr>
        <w:t xml:space="preserve"> (post-hoc comparison: z = -7, p &lt; 0.0001; Figure 6A, Supplementary Table 18B). </w:t>
      </w:r>
      <w:r>
        <w:rPr>
          <w:rFonts w:ascii="Times New Roman" w:hAnsi="Times New Roman" w:cs="Times New Roman"/>
        </w:rPr>
        <w:t>In addition, conspecific individuals showed a trend toward greater vocal similarity when they came from the same population than when they came from allopatric populations (post-hoc comparison: z = -2.34, p = 0.088; Figure 6A, Supplementary Table 18B). This pattern may indicate that intraspecific variation is reduced in sympatry, contributing to differentiation from other sympatric species, or may simply reflect expected intraspecific differences among populations.</w:t>
      </w:r>
      <w:r>
        <w:rPr>
          <w:rFonts w:ascii="Times New Roman" w:hAnsi="Times New Roman" w:cs="Times New Roman"/>
          <w:lang w:val="en-CA"/>
        </w:rPr>
        <w:t xml:space="preserve"> On the contrary, a</w:t>
      </w:r>
      <w:r>
        <w:rPr>
          <w:rFonts w:ascii="Times New Roman" w:hAnsi="Times New Roman" w:cs="Times New Roman"/>
        </w:rPr>
        <w:t>t the song level neither being of the same or different species nor came from sympatric or allopatric populations significantly affected acoustic similarity (GLM: z ≤ 0.22, p ≥ 0.17, Supplementary Table 18A). Trends were similar to the element-level analysis (Figure 6B), but most differences were far from significant (</w:t>
      </w:r>
      <w:r>
        <w:rPr>
          <w:rFonts w:ascii="Times New Roman" w:hAnsi="Times New Roman" w:cs="Times New Roman"/>
          <w:lang w:val="en-CA"/>
        </w:rPr>
        <w:t>Supplementary Table 18B). For complex songs, the trends appear to be similar to those of the simple songs (Figure 6C-D</w:t>
      </w:r>
      <w:r>
        <w:rPr>
          <w:rFonts w:ascii="Times New Roman" w:hAnsi="Times New Roman" w:cs="Times New Roman"/>
        </w:rPr>
        <w:t xml:space="preserve">), </w:t>
      </w:r>
      <w:r>
        <w:rPr>
          <w:rFonts w:ascii="Times New Roman" w:hAnsi="Times New Roman" w:cs="Times New Roman"/>
          <w:lang w:val="en-CA"/>
        </w:rPr>
        <w:t xml:space="preserve">but differences in acoustic </w:t>
      </w:r>
      <w:r>
        <w:rPr>
          <w:rFonts w:ascii="Times New Roman" w:hAnsi="Times New Roman" w:cs="Times New Roman"/>
        </w:rPr>
        <w:t xml:space="preserve">similarity were only </w:t>
      </w:r>
      <w:r>
        <w:rPr>
          <w:rFonts w:ascii="Times New Roman" w:hAnsi="Times New Roman" w:cs="Times New Roman"/>
          <w:lang w:val="en-CA"/>
        </w:rPr>
        <w:t>significant when conspecific and heterospecific individuals were compared, and not according to whether individuals came from sympatric or allopatric populations (Supplementary Table 18A). In the case of the element-level approach, being from the same or different species significantly affected acoustic similarity (GLM: z = -2.64, p = 0.01, Supplementary Table 18A), with conspecifics exhibiting significantly greater similarity than heterospecifics in sympatry (post-hoc comparisons: z = 4.63, p &lt; 0.0001, Figure 6C, Supplementary Table 18B) and a similar nearly significant trend in allopatry (z = 2.54, p = 0.054, Figure 6C, Supplementary Table 18B).</w:t>
      </w:r>
      <w:r>
        <w:rPr>
          <w:rFonts w:ascii="Times New Roman" w:hAnsi="Times New Roman" w:cs="Times New Roman"/>
        </w:rPr>
        <w:t xml:space="preserve"> At the song level, the effect of belonging to the same species was not significant, with only a general trend toward more differences between heterospecific individuals (</w:t>
      </w:r>
      <w:r>
        <w:rPr>
          <w:rFonts w:ascii="Times New Roman" w:hAnsi="Times New Roman" w:cs="Times New Roman"/>
          <w:lang w:val="en-CA"/>
        </w:rPr>
        <w:t>GLM: z = -1.8, p = 0.07, Supplementary Table 18A)</w:t>
      </w:r>
      <w:r>
        <w:rPr>
          <w:rFonts w:ascii="Times New Roman" w:hAnsi="Times New Roman" w:cs="Times New Roman"/>
        </w:rPr>
        <w:t>. Consistently, conspecific individuals had a greater similarity than heterospecific individuals in sympatry</w:t>
      </w:r>
      <w:r>
        <w:rPr>
          <w:rFonts w:ascii="Times New Roman" w:hAnsi="Times New Roman" w:cs="Times New Roman"/>
          <w:lang w:val="en-CA"/>
        </w:rPr>
        <w:t>(post-hoc comparisons: z = 4.149, p ≤ 0.001</w:t>
      </w:r>
      <w:r>
        <w:rPr>
          <w:rFonts w:ascii="Times New Roman" w:hAnsi="Times New Roman" w:cs="Times New Roman"/>
        </w:rPr>
        <w:t>; Figure 6D, Supplementary Table 18B</w:t>
      </w:r>
      <w:r>
        <w:rPr>
          <w:rFonts w:ascii="Times New Roman" w:hAnsi="Times New Roman" w:cs="Times New Roman"/>
          <w:lang w:val="en-CA"/>
        </w:rPr>
        <w:t>), but this was the only significant difference among all posthoc comparisons.</w:t>
      </w:r>
    </w:p>
    <w:bookmarkEnd w:id="5"/>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Discussion</w:t>
      </w:r>
    </w:p>
    <w:p>
      <w:pPr>
        <w:spacing w:line="480" w:lineRule="auto"/>
        <w:rPr>
          <w:rFonts w:ascii="Times New Roman" w:hAnsi="Times New Roman" w:eastAsia="Times New Roman" w:cs="Times New Roman"/>
          <w:kern w:val="0"/>
          <w:lang w:val="en-CA"/>
          <w14:ligatures w14:val="none"/>
        </w:rPr>
      </w:pPr>
      <w:bookmarkStart w:id="6" w:name="_Hlk175044861"/>
      <w:r>
        <w:rPr>
          <w:rFonts w:ascii="Times New Roman" w:hAnsi="Times New Roman" w:eastAsia="Times New Roman" w:cs="Times New Roman"/>
          <w:kern w:val="0"/>
          <w:lang w:val="en-CA"/>
          <w14:ligatures w14:val="none"/>
        </w:rPr>
        <w:t xml:space="preserve">Vocalizations were very similar among southern capuchinos, a pattern consistent with previous analyses (Campagna et al. 2012) that likely reflects their close phylogenetic relationship and aligns with the low levels of genomic, morphometric, and ecological differentiation within this radiation </w:t>
      </w:r>
      <w:r>
        <w:rPr>
          <w:rFonts w:ascii="Times New Roman" w:hAnsi="Times New Roman" w:cs="Times New Roman"/>
        </w:rPr>
        <w:t>(Ridgely and Guy 1989; Lijtmaer et al. 2004; Campagna et al. 2012, 2017)</w:t>
      </w:r>
      <w:r>
        <w:rPr>
          <w:rFonts w:ascii="Times New Roman" w:hAnsi="Times New Roman" w:eastAsia="Times New Roman" w:cs="Times New Roman"/>
          <w:kern w:val="0"/>
          <w:lang w:val="en-CA"/>
          <w14:ligatures w14:val="none"/>
        </w:rPr>
        <w:t>. Despite this overall similarity, we identified significant acoustic differences that showed two complementary patterns. On the one hand, heterospecific populations tended to be more divergent in sympatry than in allopatry in their simple songs, particularly in temporal features, a result consistent with the presence of reproductive character displacement. In addition, we found</w:t>
      </w:r>
      <w:r>
        <w:rPr>
          <w:rFonts w:ascii="Times New Roman" w:hAnsi="Times New Roman" w:eastAsia="Times New Roman" w:cs="Times New Roman"/>
          <w:kern w:val="0"/>
          <w14:ligatures w14:val="none"/>
        </w:rPr>
        <w:t xml:space="preserve"> positive correlations between acoustic and geographic distances among conspecific individuals, suggesting</w:t>
      </w:r>
      <w:r>
        <w:rPr>
          <w:rFonts w:ascii="Times New Roman" w:hAnsi="Times New Roman" w:eastAsia="Times New Roman"/>
          <w:kern w:val="0"/>
        </w:rPr>
        <w:t>that song divergence is associated with geographic structuring among populations, potentially reflecting differences in environmental conditions or community composition across each species’ range.</w:t>
      </w:r>
      <w:r>
        <w:rPr>
          <w:rFonts w:ascii="Times New Roman" w:hAnsi="Times New Roman" w:eastAsia="Times New Roman" w:cs="Times New Roman"/>
          <w:kern w:val="0"/>
          <w14:ligatures w14:val="none"/>
        </w:rPr>
        <w:t>.</w:t>
      </w:r>
      <w:r>
        <w:rPr>
          <w:rFonts w:ascii="Times New Roman" w:hAnsi="Times New Roman" w:eastAsia="Times New Roman" w:cs="Times New Roman"/>
          <w:kern w:val="0"/>
          <w:lang w:val="en-CA"/>
          <w14:ligatures w14:val="none"/>
        </w:rPr>
        <w:t>Notably, simple and complex songs exhibited different patterns of divergence across species and populations, suggesting that they may have evolved under distinct selective pressures and perhaps serve different functions in communication. Below, we discuss these observed patterns in more detail, as well as the potential ecological and evolutionary mechanisms that may have shaped them.</w:t>
      </w:r>
    </w:p>
    <w:p>
      <w:pPr>
        <w:spacing w:line="480" w:lineRule="auto"/>
        <w:rPr>
          <w:rFonts w:ascii="Times New Roman" w:hAnsi="Times New Roman" w:cs="Times New Roman"/>
          <w:lang w:val="en-CA"/>
        </w:rPr>
      </w:pPr>
    </w:p>
    <w:p>
      <w:pPr>
        <w:spacing w:line="480" w:lineRule="auto"/>
        <w:rPr>
          <w:rFonts w:ascii="Times New Roman" w:hAnsi="Times New Roman" w:cs="Times New Roman"/>
        </w:rPr>
      </w:pPr>
      <w:r>
        <w:rPr>
          <w:rFonts w:ascii="Times New Roman" w:hAnsi="Times New Roman" w:cs="Times New Roman"/>
          <w:b/>
          <w:bCs/>
        </w:rPr>
        <w:t>Acoustic distinctiveness among species</w:t>
      </w:r>
      <w:r>
        <w:rPr>
          <w:rFonts w:ascii="Times New Roman" w:hAnsi="Times New Roman" w:cs="Times New Roman"/>
        </w:rPr>
        <w:t xml:space="preserve"> </w:t>
      </w:r>
    </w:p>
    <w:bookmarkEnd w:id="6"/>
    <w:p>
      <w:pPr>
        <w:spacing w:line="480" w:lineRule="auto"/>
        <w:rPr>
          <w:rFonts w:ascii="Times New Roman" w:hAnsi="Times New Roman" w:cs="Times New Roman"/>
          <w:bCs/>
        </w:rPr>
      </w:pPr>
      <w:r>
        <w:rPr>
          <w:rFonts w:ascii="Times New Roman" w:hAnsi="Times New Roman" w:cs="Times New Roman"/>
        </w:rPr>
        <w:t>The remarkable vocal similarity among the southern capuchinos was reflected by the high degree of overlap along the axis summarizing most of the acoustic variation among species (PC1, see Figure 3). This similarity is expected among closely related species (Arato and Fitch 2021) that in this case also share similar singing behaviors —vocalizing from high perches in open grasslands at the same time of the day— and inhabit comparable ecological communities across their distribution range (Ridgely and Tudor 1989). Nonetheless, we detected some interspecific acoustic differentiation, particularly in simple songs.</w:t>
      </w:r>
      <w:r>
        <w:rPr>
          <w:rFonts w:ascii="Times New Roman" w:hAnsi="Times New Roman" w:cs="Times New Roman"/>
          <w:bCs/>
        </w:rPr>
        <w:t xml:space="preserve"> </w:t>
      </w:r>
      <w:r>
        <w:rPr>
          <w:rFonts w:ascii="Times New Roman" w:hAnsi="Times New Roman" w:cs="Times New Roman"/>
          <w:bCs/>
          <w:i/>
          <w:iCs/>
        </w:rPr>
        <w:t>S. palustris</w:t>
      </w:r>
      <w:r>
        <w:rPr>
          <w:rFonts w:ascii="Times New Roman" w:hAnsi="Times New Roman" w:cs="Times New Roman"/>
          <w:bCs/>
        </w:rPr>
        <w:t xml:space="preserve"> had the most distinctive songs, with its highest frequencies, bandwidth, and entropy, combined with the shortest element durations and inter-element intervals, indicating significant energetic investment (see Figure 4, Supplementary Tables 8B and 9B). As observed in other taxa, such traits may have evolved to reduce interspecific masking and enhance signal transmission, especially in environments with a high density of closely related species </w:t>
      </w:r>
      <w:r>
        <w:rPr>
          <w:rFonts w:ascii="Times New Roman" w:hAnsi="Times New Roman" w:cs="Times New Roman"/>
        </w:rPr>
        <w:t>(Hage et al. 2013; Hamao et al. 2016; Zhao et al. 2018)</w:t>
      </w:r>
      <w:r>
        <w:rPr>
          <w:rFonts w:ascii="Times New Roman" w:hAnsi="Times New Roman" w:cs="Times New Roman"/>
          <w:bCs/>
        </w:rPr>
        <w:t xml:space="preserve">. The complex songs of </w:t>
      </w:r>
      <w:r>
        <w:rPr>
          <w:rFonts w:ascii="Times New Roman" w:hAnsi="Times New Roman" w:cs="Times New Roman"/>
          <w:bCs/>
          <w:i/>
          <w:iCs/>
        </w:rPr>
        <w:t>S. palustris</w:t>
      </w:r>
      <w:r>
        <w:rPr>
          <w:rFonts w:ascii="Times New Roman" w:hAnsi="Times New Roman" w:cs="Times New Roman"/>
          <w:bCs/>
        </w:rPr>
        <w:t xml:space="preserve"> may also reflect a greater investment in vocal signaling, especially when compared to </w:t>
      </w:r>
      <w:r>
        <w:rPr>
          <w:rFonts w:ascii="Times New Roman" w:hAnsi="Times New Roman" w:cs="Times New Roman"/>
          <w:bCs/>
          <w:i/>
          <w:iCs/>
        </w:rPr>
        <w:t>S. ruficollis</w:t>
      </w:r>
      <w:r>
        <w:rPr>
          <w:rFonts w:ascii="Times New Roman" w:hAnsi="Times New Roman" w:cs="Times New Roman"/>
          <w:bCs/>
        </w:rPr>
        <w:t xml:space="preserve">, a less habitat-specialized southern capuchino (Figure 4, Supplementary Tables 10B and 11B). While </w:t>
      </w:r>
      <w:r>
        <w:rPr>
          <w:rFonts w:ascii="Times New Roman" w:hAnsi="Times New Roman" w:cs="Times New Roman"/>
          <w:bCs/>
          <w:i/>
          <w:iCs/>
        </w:rPr>
        <w:t>S. palustris</w:t>
      </w:r>
      <w:r>
        <w:rPr>
          <w:rFonts w:ascii="Times New Roman" w:hAnsi="Times New Roman" w:cs="Times New Roman"/>
          <w:bCs/>
        </w:rPr>
        <w:t xml:space="preserve"> breeds exclusively in conserved grasslands </w:t>
      </w:r>
      <w:r>
        <w:rPr>
          <w:rFonts w:ascii="Times New Roman" w:hAnsi="Times New Roman" w:cs="Times New Roman"/>
        </w:rPr>
        <w:t>(</w:t>
      </w:r>
      <w:r>
        <w:rPr>
          <w:rFonts w:ascii="Times New Roman" w:hAnsi="Times New Roman" w:cs="Times New Roman"/>
          <w:bCs/>
        </w:rPr>
        <w:t xml:space="preserve">Di Giacomo et al. 2010; </w:t>
      </w:r>
      <w:r>
        <w:rPr>
          <w:rFonts w:ascii="Times New Roman" w:hAnsi="Times New Roman" w:cs="Times New Roman"/>
        </w:rPr>
        <w:t xml:space="preserve">Vizentin-Bugoni et al. 2013; </w:t>
      </w:r>
      <w:r>
        <w:rPr>
          <w:rFonts w:ascii="Times New Roman" w:hAnsi="Times New Roman" w:cs="Times New Roman"/>
          <w:bCs/>
        </w:rPr>
        <w:t xml:space="preserve">BirdLife International 2026), </w:t>
      </w:r>
      <w:r>
        <w:rPr>
          <w:rFonts w:ascii="Times New Roman" w:hAnsi="Times New Roman" w:cs="Times New Roman"/>
          <w:bCs/>
          <w:i/>
          <w:iCs/>
        </w:rPr>
        <w:t>S. ruficollis</w:t>
      </w:r>
      <w:r>
        <w:rPr>
          <w:rFonts w:ascii="Times New Roman" w:hAnsi="Times New Roman" w:cs="Times New Roman"/>
          <w:bCs/>
        </w:rPr>
        <w:t xml:space="preserve"> appears to be more flexible in its habitat use </w:t>
      </w:r>
      <w:r>
        <w:rPr>
          <w:rFonts w:ascii="Times New Roman" w:hAnsi="Times New Roman" w:cs="Times New Roman"/>
        </w:rPr>
        <w:t>(Filloy and Bellocq 2006</w:t>
      </w:r>
      <w:r>
        <w:rPr>
          <w:rFonts w:ascii="Times New Roman" w:hAnsi="Times New Roman" w:cs="Times New Roman"/>
          <w:bCs/>
        </w:rPr>
        <w:t>; Di Giacomo et al. 2010; BirdLife International 2026). If songs play a role in territory defense (as demonstrated in</w:t>
      </w:r>
      <w:r>
        <w:rPr>
          <w:rFonts w:ascii="Times New Roman" w:hAnsi="Times New Roman" w:cs="Times New Roman"/>
        </w:rPr>
        <w:t xml:space="preserve"> Repenning et al. 2010; Benites et al. 2015; Turbek et al. 2021)</w:t>
      </w:r>
      <w:r>
        <w:rPr>
          <w:rFonts w:ascii="Times New Roman" w:hAnsi="Times New Roman" w:cs="Times New Roman"/>
          <w:bCs/>
        </w:rPr>
        <w:t xml:space="preserve"> and if territories are particularly restricted for </w:t>
      </w:r>
      <w:r>
        <w:rPr>
          <w:rFonts w:ascii="Times New Roman" w:hAnsi="Times New Roman" w:cs="Times New Roman"/>
          <w:bCs/>
          <w:i/>
          <w:iCs/>
        </w:rPr>
        <w:t>S. palustris</w:t>
      </w:r>
      <w:r>
        <w:rPr>
          <w:rFonts w:ascii="Times New Roman" w:hAnsi="Times New Roman" w:cs="Times New Roman"/>
          <w:bCs/>
        </w:rPr>
        <w:t xml:space="preserve">, then a greater investment in complex songs might be advantageous in the context of intense territorial competition with heterospecifics that share similar habitat preferences. This could at least partially explain the observed acoustic differences between these two species, although other factors, including stronger sexual selection or heightened competition among </w:t>
      </w:r>
      <w:r>
        <w:rPr>
          <w:rFonts w:ascii="Times New Roman" w:hAnsi="Times New Roman" w:cs="Times New Roman"/>
          <w:bCs/>
          <w:i/>
          <w:iCs/>
        </w:rPr>
        <w:t>S. palustris</w:t>
      </w:r>
      <w:r>
        <w:rPr>
          <w:rFonts w:ascii="Times New Roman" w:hAnsi="Times New Roman" w:cs="Times New Roman"/>
          <w:bCs/>
        </w:rPr>
        <w:t xml:space="preserve"> males, may also contribute to these results.</w:t>
      </w:r>
    </w:p>
    <w:p>
      <w:pPr>
        <w:spacing w:line="480" w:lineRule="auto"/>
        <w:rPr>
          <w:rFonts w:ascii="Times New Roman" w:hAnsi="Times New Roman" w:cs="Times New Roman"/>
        </w:rPr>
      </w:pPr>
      <w:r>
        <w:rPr>
          <w:rFonts w:ascii="Times New Roman" w:hAnsi="Times New Roman" w:cs="Times New Roman"/>
        </w:rPr>
        <w:t xml:space="preserve">The differential use of syllables constitutes an effective cue for distinguishing southern capuchino species based on their vocalizations (Campagna et al. 2012) and in fact males can distinguish conspecifics from heterospecifics based on their songs (Benites et al. 2015, Turbek et al 2021). Similarly, studies in other avian taxa suggest that even fine-scale acoustic traits, such as note shape, can be sufficient for species recognition in sympatry (Singh and Price 2024). Here, using a different analytical approach, we found that the complex songs of </w:t>
      </w:r>
      <w:r>
        <w:rPr>
          <w:rFonts w:ascii="Times New Roman" w:hAnsi="Times New Roman" w:cs="Times New Roman"/>
          <w:i/>
          <w:iCs/>
        </w:rPr>
        <w:t xml:space="preserve">S. </w:t>
      </w:r>
      <w:commentRangeStart w:id="34"/>
      <w:commentRangeStart w:id="35"/>
      <w:commentRangeStart w:id="36"/>
      <w:r>
        <w:rPr>
          <w:rFonts w:ascii="Times New Roman" w:hAnsi="Times New Roman" w:cs="Times New Roman"/>
          <w:i/>
          <w:iCs/>
        </w:rPr>
        <w:t>iberaensis</w:t>
      </w:r>
      <w:commentRangeEnd w:id="34"/>
      <w:r>
        <w:rPr>
          <w:rStyle w:val="14"/>
          <w:rFonts w:ascii="Times New Roman" w:hAnsi="Times New Roman" w:cs="Times New Roman"/>
          <w:sz w:val="24"/>
          <w:szCs w:val="24"/>
        </w:rPr>
        <w:commentReference w:id="34"/>
      </w:r>
      <w:commentRangeEnd w:id="35"/>
      <w:commentRangeStart w:id="37"/>
      <w:r>
        <w:rPr>
          <w:rStyle w:val="14"/>
          <w:rFonts w:ascii="Times New Roman" w:hAnsi="Times New Roman" w:cs="Times New Roman"/>
          <w:sz w:val="24"/>
          <w:szCs w:val="24"/>
        </w:rPr>
        <w:commentReference w:id="35"/>
      </w:r>
      <w:commentRangeEnd w:id="37"/>
      <w:r>
        <w:rPr>
          <w:rStyle w:val="14"/>
          <w:rFonts w:ascii="Times New Roman" w:hAnsi="Times New Roman" w:cs="Times New Roman"/>
          <w:sz w:val="24"/>
          <w:szCs w:val="24"/>
        </w:rPr>
        <w:commentReference w:id="37"/>
      </w:r>
      <w:commentRangeEnd w:id="36"/>
      <w:r>
        <w:rPr>
          <w:rStyle w:val="14"/>
          <w:rFonts w:ascii="Times New Roman" w:hAnsi="Times New Roman" w:cs="Times New Roman"/>
          <w:sz w:val="24"/>
          <w:szCs w:val="24"/>
        </w:rPr>
        <w:commentReference w:id="36"/>
      </w:r>
      <w:r>
        <w:rPr>
          <w:rFonts w:ascii="Times New Roman" w:hAnsi="Times New Roman" w:cs="Times New Roman"/>
        </w:rPr>
        <w:t xml:space="preserve"> include distinctive elements that are more asymmetric and peaked than those of the other species (see Figure 4, Supplementary Table 10). The use of distinct note types aligns with the more pronounced plumage pattern differentiation observed in </w:t>
      </w:r>
      <w:r>
        <w:rPr>
          <w:rFonts w:ascii="Times New Roman" w:hAnsi="Times New Roman" w:cs="Times New Roman"/>
          <w:i/>
          <w:iCs/>
        </w:rPr>
        <w:t>S. iberaensis</w:t>
      </w:r>
      <w:r>
        <w:rPr>
          <w:rFonts w:ascii="Times New Roman" w:hAnsi="Times New Roman" w:cs="Times New Roman"/>
        </w:rPr>
        <w:t xml:space="preserve"> compared to the other species studied here (Turbek et al. 2021; Estalles et al. 2022). These findings highlight the potential role of subtle acoustic differences in facilitating discrimination and maintaining reproductive isolation even in sympatry.</w:t>
      </w:r>
    </w:p>
    <w:p>
      <w:pPr>
        <w:spacing w:line="480" w:lineRule="auto"/>
        <w:rPr>
          <w:rFonts w:ascii="Times New Roman" w:hAnsi="Times New Roman" w:cs="Times New Roman"/>
          <w:b/>
          <w:bCs/>
        </w:rPr>
      </w:pPr>
      <w:r>
        <w:rPr>
          <w:rFonts w:ascii="Times New Roman" w:hAnsi="Times New Roman" w:cs="Times New Roman"/>
          <w:b/>
          <w:bCs/>
        </w:rPr>
        <w:t>Population acoustic similarity and the effect of sympatry</w:t>
      </w:r>
    </w:p>
    <w:p>
      <w:pPr>
        <w:spacing w:line="480" w:lineRule="auto"/>
        <w:rPr>
          <w:rFonts w:ascii="Times New Roman" w:hAnsi="Times New Roman" w:cs="Times New Roman"/>
        </w:rPr>
      </w:pPr>
      <w:r>
        <w:rPr>
          <w:rFonts w:ascii="Times New Roman" w:hAnsi="Times New Roman" w:cs="Times New Roman"/>
        </w:rPr>
        <w:t xml:space="preserve">The population-level approach added a new layer to the analysis, allowing to assess intraspecific differentiation and the possible effect of sympatry. In the first place, it showed that in addition to the afore mentioned overall vocal similarity in the group, there was little intraspecific variation in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the two species with broader distributions and multiple populations sampled. This result may appear to disagree with previous studies that reported intraspecific differences and described regiolects across the ranges of these two species (Areta et al. 201</w:t>
      </w:r>
      <w:r>
        <w:rPr>
          <w:rFonts w:ascii="Times New Roman" w:hAnsi="Times New Roman"/>
        </w:rPr>
        <w:t>1</w:t>
      </w:r>
      <w:r>
        <w:rPr>
          <w:rFonts w:ascii="Times New Roman" w:hAnsi="Times New Roman" w:cs="Times New Roman"/>
        </w:rPr>
        <w:t xml:space="preserve">; Areta and Repenning 2011). However, the results of these previous studies were the outcome of the categorization of notes based on their shape and position within the song, and each of them described the patterns of a single species. In contrast, our fine-scale spectral and temporal analyses revealed that in spite of having some degree of variation, the underlying acoustic structure of the southern capuchino songs remains remarkably similar among populations, a pattern that can be observed due to the simultaneous analysis of multiple species and populations. </w:t>
      </w:r>
    </w:p>
    <w:p>
      <w:pPr>
        <w:spacing w:line="480" w:lineRule="auto"/>
        <w:rPr>
          <w:rFonts w:ascii="Times New Roman" w:hAnsi="Times New Roman" w:cs="Times New Roman"/>
        </w:rPr>
      </w:pPr>
      <w:r>
        <w:rPr>
          <w:rFonts w:ascii="Times New Roman" w:hAnsi="Times New Roman" w:cs="Times New Roman"/>
        </w:rPr>
        <w:t xml:space="preserve">In spite of the low variation that we found, the acoustic differences that do exist among populations support in some cases the divergent character displacement hypothesis, while others likely reflect drift processes and the effect of geographic distance. In various cases, sympatric populations of two species differed in the time and frequency properties of their simple songs, but the songs of their allopatric populations were significantly more similar. </w:t>
      </w:r>
      <w:r>
        <w:rPr>
          <w:rFonts w:ascii="Times New Roman" w:hAnsi="Times New Roman" w:eastAsia="Times New Roman" w:cs="Times New Roman"/>
          <w:kern w:val="0"/>
          <w14:ligatures w14:val="none"/>
        </w:rPr>
        <w:t>For</w:t>
      </w:r>
      <w:r>
        <w:rPr>
          <w:rFonts w:ascii="Times New Roman" w:hAnsi="Times New Roman" w:cs="Times New Roman"/>
        </w:rPr>
        <w:t xml:space="preserve"> example, the songs of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hypoxantha</w:t>
      </w:r>
      <w:r>
        <w:rPr>
          <w:rFonts w:ascii="Times New Roman" w:hAnsi="Times New Roman" w:cs="Times New Roman"/>
        </w:rPr>
        <w:t xml:space="preserve"> in Entre Ríos (ER) differed in frequency and timing, yet the allopatric populations of </w:t>
      </w:r>
      <w:r>
        <w:rPr>
          <w:rFonts w:ascii="Times New Roman" w:hAnsi="Times New Roman" w:cs="Times New Roman"/>
          <w:i/>
          <w:iCs/>
        </w:rPr>
        <w:t>S. hypoxantha</w:t>
      </w:r>
      <w:r>
        <w:rPr>
          <w:rFonts w:ascii="Times New Roman" w:hAnsi="Times New Roman" w:cs="Times New Roman"/>
        </w:rPr>
        <w:t xml:space="preserve"> in Esteros del Iberá (EI) and Mar Chiquita (MC) were much more similar to the ER</w:t>
      </w:r>
      <w:r>
        <w:rPr>
          <w:rFonts w:ascii="Times New Roman" w:hAnsi="Times New Roman" w:cs="Times New Roman"/>
          <w:i/>
          <w:iCs/>
        </w:rPr>
        <w:t xml:space="preserve"> S. ruficollis</w:t>
      </w:r>
      <w:r>
        <w:rPr>
          <w:rFonts w:ascii="Times New Roman" w:hAnsi="Times New Roman" w:cs="Times New Roman"/>
        </w:rPr>
        <w:t xml:space="preserve"> population in these features (PC1 and PC2; see Figure 5, Supplementary Tables 12 and 13). As shown for other bird species and frogs, sympatric populations in ER may adjust these acoustic features to minimize interspecific acoustic masking, maximize recognition accuracy to avoid hybridization </w:t>
      </w:r>
      <w:r>
        <w:rPr>
          <w:rFonts w:ascii="Times New Roman" w:hAnsi="Times New Roman" w:cs="Times New Roman"/>
          <w:kern w:val="0"/>
        </w:rPr>
        <w:t>(Höbel and Gerhardt 2003; Lemmon 2009; Seddon and Tobias 2010)</w:t>
      </w:r>
      <w:r>
        <w:rPr>
          <w:rFonts w:ascii="Times New Roman" w:hAnsi="Times New Roman" w:cs="Times New Roman"/>
        </w:rPr>
        <w:t xml:space="preserve"> or avoid interspecific conflicts (Kime et al. 2000; Wilkins et al. 2013). On the contrary, complex songs showed no signs of displacement (see Figure 5, Supplementary Tables 14 and 15), suggesting that perhaps simple and complex songs are subject to different ecological and evolutionary pressures. </w:t>
      </w:r>
    </w:p>
    <w:p>
      <w:pPr>
        <w:spacing w:line="480" w:lineRule="auto"/>
        <w:rPr>
          <w:rFonts w:ascii="Times New Roman" w:hAnsi="Times New Roman" w:cs="Times New Roman"/>
        </w:rPr>
      </w:pPr>
      <w:r>
        <w:rPr>
          <w:rFonts w:ascii="Times New Roman" w:hAnsi="Times New Roman" w:cs="Times New Roman"/>
        </w:rPr>
        <w:t xml:space="preserve">Consistent with these results, the acoustic overlap analysis showed that both being homospecific or heterospecific and sympatric or allopatric influenced the acoustic similarity of songs, with their effects varying depending on whether the analysis focused on the notes or the full song structure, and whether the songs were simple or complex (see Figure 6, Supplementary Table 18). The analysis of simple songs based on their elements showed that </w:t>
      </w:r>
      <w:r>
        <w:rPr>
          <w:rFonts w:ascii="Times New Roman" w:hAnsi="Times New Roman" w:cs="Times New Roman"/>
          <w:lang w:val="en-CA"/>
        </w:rPr>
        <w:t>heterospecific similarity was considerably lower in sympatry than in allopatry</w:t>
      </w:r>
      <w:r>
        <w:rPr>
          <w:rFonts w:ascii="Times New Roman" w:hAnsi="Times New Roman" w:cs="Times New Roman"/>
        </w:rPr>
        <w:t>, supporting the reproductive character displacement hypothesis and suggesting that reinforcement increases element divergence to facilitate recognition and to avoid heterospecific interference (Seddon &amp;Tobias 2010, Wilkins et al. 2013). This pattern weakened when considering the full song structure and may indicate the influence of other factors such as common acoustic responses to shared environmental pressures in order to maximize acoustic performance (Simpson et al. 2021) or simply the close phylogenetic relationships of the group (Wilkins et al 2013). Finally, for complex songs the patterns were less clear and although song similarity significantly differed between conspecifics and heterospecifics, a significant effect of sympatry vs. allopatry was not detected.</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Different patterns between simple and complex songs</w:t>
      </w:r>
    </w:p>
    <w:p>
      <w:pPr>
        <w:spacing w:line="480" w:lineRule="auto"/>
        <w:rPr>
          <w:rFonts w:ascii="Times New Roman" w:hAnsi="Times New Roman" w:cs="Times New Roman"/>
          <w:lang w:val="en-CA"/>
        </w:rPr>
      </w:pPr>
      <w:r>
        <w:rPr>
          <w:rFonts w:ascii="Times New Roman" w:hAnsi="Times New Roman" w:cs="Times New Roman"/>
        </w:rPr>
        <w:t xml:space="preserve">As in other bird species where different portions of the song have been differentially associated with specific intra- and intersexual interactions (Beebee 2004; Kroodsma 2004), simple and complex songs in southern capuchinos may serve distinct behavioral functions. Because simple songs are repeatedly emitted in non-agonistic contexts such as foraging or dawn singing (Repenning et al. 2010; Areta et al. 2011), often serve as the introductory elements of more complex vocalizations used in male contests, and, in other avian systems, are sufficient for species-specific recognition (Spector 1992; Kroodsma 2004), these songs may function to clearly and consistently advertise an individual’s presence within a territory without the need for elaborate displays (Slater 2000; Nelson and Poesel 2007). Therefore, the reduction of the interspecific acoustic masking of these simple and stereotyped vocalizations may be relevant and selected to ensure effective species recognition </w:t>
      </w:r>
      <w:r>
        <w:rPr>
          <w:rFonts w:ascii="Times New Roman" w:hAnsi="Times New Roman" w:cs="Times New Roman"/>
          <w:lang w:val="en-CA"/>
        </w:rPr>
        <w:t xml:space="preserve">(Wilkins et al. 2013; Filer et al. 2021). </w:t>
      </w:r>
    </w:p>
    <w:p>
      <w:pPr>
        <w:spacing w:line="480" w:lineRule="auto"/>
        <w:rPr>
          <w:rFonts w:ascii="Times New Roman" w:hAnsi="Times New Roman" w:cs="Times New Roman"/>
        </w:rPr>
      </w:pPr>
      <w:r>
        <w:rPr>
          <w:rFonts w:ascii="Times New Roman" w:hAnsi="Times New Roman" w:cs="Times New Roman"/>
        </w:rPr>
        <w:t xml:space="preserve">Contrary to our expectations, complex songs showed extensive similarity in sympatry. This pattern, combined with the use of complex songs in male agonistic interactions, is consistent with vocal recognition relying primarily on simple songs as suggested above. In this scenario, interspecific similarity in complex songs could be the consequence of phylogenetic relatedness and various non-exclusive processes. In the first place, it may reflect shared vocal adaptations to common environmental conditions in each locality (Ey and Fischer 2009; Simpson et al. 2021). Additionally, it could provide adaptive advantages if, for example, similarity in complex songs helps individuals defend resources not only from conspecifics but also from other syntopic, heterospecific southern capuchinos. Finally, other aspects of complex songs could be under selective pressures instead of their differentiation, such as complexity or repertoire size. </w:t>
      </w:r>
    </w:p>
    <w:p>
      <w:pPr>
        <w:spacing w:line="480" w:lineRule="auto"/>
        <w:rPr>
          <w:rFonts w:ascii="Times New Roman" w:hAnsi="Times New Roman" w:cs="Times New Roman"/>
          <w:b/>
          <w:bCs/>
        </w:rPr>
      </w:pPr>
      <w:r>
        <w:rPr>
          <w:rFonts w:ascii="Times New Roman" w:hAnsi="Times New Roman" w:cs="Times New Roman"/>
          <w:b/>
          <w:bCs/>
        </w:rPr>
        <w:t>Effect of Geographic Distance on Vocalizations</w:t>
      </w:r>
    </w:p>
    <w:p>
      <w:pPr>
        <w:spacing w:line="480" w:lineRule="auto"/>
        <w:rPr>
          <w:rFonts w:ascii="Times New Roman" w:hAnsi="Times New Roman" w:cs="Times New Roman"/>
        </w:rPr>
      </w:pPr>
      <w:r>
        <w:rPr>
          <w:rFonts w:ascii="Times New Roman" w:hAnsi="Times New Roman" w:cs="Times New Roman"/>
        </w:rPr>
        <w:t xml:space="preserve">The combined results of our MRM and Mantel analyses indicated a modest to moderate effect of geographic distance, which was detected mainly for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hypoxantha</w:t>
      </w:r>
      <w:r>
        <w:rPr>
          <w:rFonts w:ascii="Times New Roman" w:hAnsi="Times New Roman" w:cs="Times New Roman"/>
        </w:rPr>
        <w:t>, the two species for which multiple populations were sampled. The presence of such an association is consistent with the idea that geographically distant populations can accumulate acoustic differences in response to diverse environmental, biological, or even neutral factors (Ryan and Brenowitz 1985; Catchpole and Slater 2003; Wilkins et al. 2013), a process that may be enhanced by the presence of philopatry (Catchpole &amp; Slater 2003; Wilkins et al. 2013).</w:t>
      </w:r>
    </w:p>
    <w:p>
      <w:pPr>
        <w:spacing w:line="480" w:lineRule="auto"/>
        <w:rPr>
          <w:rFonts w:ascii="Times New Roman" w:hAnsi="Times New Roman" w:cs="Times New Roman"/>
        </w:rPr>
      </w:pPr>
      <w:r>
        <w:rPr>
          <w:rFonts w:ascii="Times New Roman" w:hAnsi="Times New Roman" w:cs="Times New Roman"/>
        </w:rPr>
        <w:t>The fact that we found mostly a weak association between geographic and acoustic distances is in line with the notable general similarity of the songs in this group throughout its distribution, contrasting with the stronger differentiation found among specific population pairs, particularly when considering the simple songs of sympatric populations. This indicates that geographic distance can only explain a small fraction of the detected vocal variation in the group and that other factors, including character displacement, appear to overshadow spatially structured divergence.</w:t>
      </w:r>
    </w:p>
    <w:p>
      <w:pPr>
        <w:spacing w:line="480" w:lineRule="auto"/>
        <w:rPr>
          <w:rFonts w:ascii="Times New Roman" w:hAnsi="Times New Roman" w:cs="Times New Roman"/>
        </w:rPr>
      </w:pPr>
      <w:r>
        <w:rPr>
          <w:rFonts w:ascii="Times New Roman" w:hAnsi="Times New Roman" w:cs="Times New Roman"/>
        </w:rPr>
        <w:t xml:space="preserve">A strong association between geographic distance and song differentiation was only obtained when comparing the population of </w:t>
      </w:r>
      <w:r>
        <w:rPr>
          <w:rFonts w:ascii="Times New Roman" w:hAnsi="Times New Roman" w:cs="Times New Roman"/>
          <w:i/>
          <w:iCs/>
        </w:rPr>
        <w:t>S. ruficollis</w:t>
      </w:r>
      <w:r>
        <w:rPr>
          <w:rFonts w:ascii="Times New Roman" w:hAnsi="Times New Roman" w:cs="Times New Roman"/>
        </w:rPr>
        <w:t xml:space="preserve"> in Salta with the other populations of this species, a pattern that matches the differences detected in this population in the remaining analyses (see Figure 5 and Supplementary Tables 14</w:t>
      </w:r>
      <w:r>
        <w:rPr>
          <w:rFonts w:ascii="Times New Roman" w:hAnsi="Times New Roman"/>
        </w:rPr>
        <w:t xml:space="preserve"> and </w:t>
      </w:r>
      <w:r>
        <w:rPr>
          <w:rFonts w:ascii="Times New Roman" w:hAnsi="Times New Roman" w:cs="Times New Roman"/>
        </w:rPr>
        <w:t xml:space="preserve">15). This clear vocal differentiation is likely associated not only with geographic distance, but also with the isolation of this population from the rest of the species distribution, which is expected to restrict its exchange of acoustic features with other </w:t>
      </w:r>
      <w:r>
        <w:rPr>
          <w:rFonts w:ascii="Times New Roman" w:hAnsi="Times New Roman" w:cs="Times New Roman"/>
          <w:i/>
          <w:iCs/>
        </w:rPr>
        <w:t>S. ruficollis</w:t>
      </w:r>
      <w:r>
        <w:rPr>
          <w:rFonts w:ascii="Times New Roman" w:hAnsi="Times New Roman" w:cs="Times New Roman"/>
        </w:rPr>
        <w:t xml:space="preserve"> populations and thereby facilitate the emergence and fixation of novel acoustic traits (Catchpole &amp; Slater 2003; Wilkins et al. 2013). It should be born in mind that this isolation-facilitated differentiation might not only follow neutral processes but also be influenced by the distinct environmental and ecological conditions in Salta, which may affect the species’ acoustic window in this region (Wilkins et al. 2013).</w:t>
      </w:r>
    </w:p>
    <w:p>
      <w:pPr>
        <w:spacing w:line="480" w:lineRule="auto"/>
        <w:rPr>
          <w:rFonts w:ascii="Times New Roman" w:hAnsi="Times New Roman" w:cs="Times New Roman"/>
          <w:b/>
          <w:bCs/>
        </w:rPr>
      </w:pPr>
      <w:r>
        <w:rPr>
          <w:rFonts w:ascii="Times New Roman" w:hAnsi="Times New Roman" w:cs="Times New Roman"/>
          <w:b/>
          <w:bCs/>
        </w:rPr>
        <w:t xml:space="preserve">Final remarks </w:t>
      </w:r>
    </w:p>
    <w:p>
      <w:pPr>
        <w:spacing w:line="480" w:lineRule="auto"/>
        <w:rPr>
          <w:rFonts w:ascii="Times New Roman" w:hAnsi="Times New Roman" w:cs="Times New Roman"/>
        </w:rPr>
      </w:pPr>
      <w:r>
        <w:rPr>
          <w:rFonts w:ascii="Times New Roman" w:hAnsi="Times New Roman" w:cs="Times New Roman"/>
        </w:rPr>
        <w:t xml:space="preserve">Although southern capuchino species are easily distinguished in nature by their songs, our analyses suggest that various aspects of this behavioral trait are largely conserved across species and populations. This similarity is consistent with the very low morphometric and genomic differentiation in this recent radiation (Campagna et al 2012; 2017) and could be associated with a flux of acoustic properties among individuals of different species. This finding highlights the need to re-evaluate how vocalizations function as a prezygotic reproductive barrier in this radiation and to examine in detail the potential relevant role of subtle acoustic differences, particularly considering that males can recognize conspecifics based on their songs and this influences their agonistic, territorial defense behavior (Benites et al. 2015; Turbek et al. 2021). Despite this vocal similarity in the group, our more detailed, paired analysis revealed acoustic variation attributable to character displacement in sympatry, the influence of geographic distance and possibly the isolation and different environment of </w:t>
      </w:r>
      <w:r>
        <w:rPr>
          <w:rFonts w:ascii="Times New Roman" w:hAnsi="Times New Roman" w:cs="Times New Roman"/>
          <w:i/>
          <w:iCs/>
        </w:rPr>
        <w:t>S. ruficollis</w:t>
      </w:r>
      <w:r>
        <w:rPr>
          <w:rFonts w:ascii="Times New Roman" w:hAnsi="Times New Roman" w:cs="Times New Roman"/>
        </w:rPr>
        <w:t xml:space="preserve"> in Salta. Morover, we unveiled decupled patterns of variation between simple and complex songs, both among and within species. Simple songs showed more variation among species or populations, following a pattern of differentiation consistent with character displacement and thus suggesting that they might have a more prominent role in species recognition. Future studies should examine male and female responses to simple and complex songs from conspecific and heterospecific males to directly evaluate their roles and the implications of the observed patterns of acoustic diversity. This is particularly relevant, as prior avian research indicates that males and females may rely not only on subtle vocal differences for species recognition (Singh and Price 2024), but also use different song features for mate choice and intrasexual competition (Uy et al. 2018).</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Bibliography</w:t>
      </w:r>
    </w:p>
    <w:p>
      <w:pPr>
        <w:spacing w:line="480" w:lineRule="auto"/>
        <w:rPr>
          <w:rFonts w:ascii="Times New Roman" w:hAnsi="Times New Roman" w:cs="Times New Roman"/>
        </w:rPr>
      </w:pPr>
      <w:r>
        <w:rPr>
          <w:rFonts w:ascii="Times New Roman" w:hAnsi="Times New Roman" w:cs="Times New Roman"/>
        </w:rPr>
        <w:t>Arato, J., &amp; Fitch, W. T. (2021). Phylogenetic signal in the vocalizations of vocal learning and vocal non-learning birds. Philosophical Transactions of the Royal Society B: Biological Sciences, 376(1836), 20200241.</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Araya-Salas, M. (2020). rraven: Connecting R and Raven bioacoustic software (R package version 1.0.9).</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lang w:val="es-AR"/>
        </w:rPr>
        <w:t xml:space="preserve">Araya-Salas, M., Odom, K., &amp; Rico-Guevara, A. (2025). </w:t>
      </w:r>
      <w:r>
        <w:rPr>
          <w:rFonts w:ascii="Times New Roman" w:hAnsi="Times New Roman" w:cs="Times New Roman"/>
        </w:rPr>
        <w:t>PhenotypeSpace: An R package to quantify and compare phenotypic trait spaces (R package version 0.1.1).</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Araya-Salas, M., &amp; Smith-Vidaurre, G. (2017). warbleR: An R package to streamline analysis of animal acoustic signals. Methods in Ecology and Evolution, 8(2), 184–191.</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Areta, J. I., Noriega, J. I., Pagano, L. G., &amp; Roesler, I. (2011). Unravelling the ecological radiation of the capuchinos: Systematics of Dark-throated Seedeater Sporophila ruficollis and description of a new dark-collared form. Bulletin of the British Ornithologists’ Club, 131(1), 4–23.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Areta, J. I., &amp; Repenning, M. (2011). Systematics of the Tawny-bellied Seedeater (Sporophila hypoxantha). I. Geographic variation, ecology, and evolution of vocalizations. The Condor, 113(3), 664–677.</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lang w:val="de-AT"/>
        </w:rPr>
        <w:t xml:space="preserve">Bates, D., Mächler, M., Bolker, B., &amp; Walker, S. (2015). </w:t>
      </w:r>
      <w:r>
        <w:rPr>
          <w:rFonts w:ascii="Times New Roman" w:hAnsi="Times New Roman" w:cs="Times New Roman"/>
        </w:rPr>
        <w:t>Fitting linear mixed-effects models using lme4. Journal of Statistical Software, 67(1), 1–48.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Beebee, M. D. (2004). The functions of multiple singing modes: Experimental test in yellow warblers, Dendroica petechia. Animal Behaviour, 67, 1089–1097.</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Benites, P., Campagna, L., &amp; Tubaro, P. L. (2015). Song-based species discrimination in a rapid Neotropical radiation of grassland seedeaters. Journal of Avian Biology, 46(1), 55–62.</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Billerman, S. M., Keeney, B. K., Kirwan, G. M., Medrano, F., Sly, N. D., &amp; Smith, M. G. (Eds.). (2026). Birds of the World. Cornell Lab of Ornithology.</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Boul, K. E., Funk, W. C., Darst, C. R., Cannatella, D. C., &amp; Ryan, M. J. (2007). Sexual selection drives speciation in an Amazonian frog. Proceedings of the Royal Society B: Biological Sciences, 274(1608), 399–406.</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Campagna, L., Benites, P., Lougheed, S. C., Lijtmaer, D. A., di Giacomo, A. S., Eaton, M. D., &amp; Tubaro, P. L. (2012). Rapid phenotypic evolution during incipient speciation in a continental avian radiation. Proceedings of the Royal Society B: Biological Sciences, 279(1734), 1847–1856.</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Campagna, L., Gronau, I., Silveira, L. F., Siepel, A., &amp; Lovette, I. J. (2015). Distinguishing noise from signal in patterns of genomic divergence in a highly polymorphic avian radiation. Molecular Ecology, 24(16), 4238–4251.</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Campagna, L., Repenning, M., Silveira, L. F., Fontana, C. S., Tubaro, P. L., &amp; Lovette, I. J. (2017). Repeated divergent selection on pigmentation genes in a rapid finch radiation. Science Advances, 3(5), e1602404.</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Catchpole, C. K., &amp; Slater, P. J. B. (2008). Bird song: Biological themes and variations. Cambridge University Press.</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Cody, M. L. (1969). Convergent characteristics in sympatric species: A possible relation to interspecific competition and aggression. The Condor, 71(3), 222–239.</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Cody, M. L. (1973). Coexistence, coevolution and convergent evolution in seabird communities. Ecology, 54(1), 31–44.</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Da Silva, J. M. C. (1999). Seasonal movements and conservation of seedeaters of the genus Sporophila in South America. Studies in Avian Biology, 19, 272–280.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Dawson, A. (2008). Control of the annual cycle in birds: Endocrine constraints and plasticity in response to ecological variability. Philosophical Transactions of the Royal Society B: Biological Sciences, 363(1497), 1621–1633.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De Cáceres, M., Brotons, L., Aquilué, N., &amp; Fortin, M.-J. (2013). The combined effects of land-use legacies and novel fire regimes on bird distributions in the Mediterranean. Journal of Biogeography, 40(8), 1535–1547.</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De Kort, S. R., den Hartog, P. M., &amp; ten Cate, C. (2002). Diverge or merge? The effect of sympatric occurrence on the territorial vocalizations of the vinaceous dove Streptopelia vinacea and the ring-necked dove S. capicola. Journal of Avian Biology, 33(2), 150–158.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Derryberry, E. P. (2009). Ecology shapes birdsong evolution: Variation in morphology and habitat explains variation in white-crowned sparrow song. The American Naturalist, 174(1), 24–33.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Di Giacomo, A. S., Vickery, P. D., Casanas, H., Spitznagel, O. A., Ostrosky, C., Krapovickas, S., &amp; Bosso, A. J. (2010). Landscape associations of globally threatened grassland birds in the Aguapey River Important Bird Area, Corrientes, Argentina. Bird Conservation International, 20(1), 62–73.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Dray, S., &amp; Dufour, A.-B. (2007). The ade4 package: Implementing the duality diagram for ecologists. Journal of Statistical Software, 22, 1–20.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Estalles, C., Turbek, S. P., Rodríguez-Cajarville, M. J., Silveira, L. F., Wakamatsu, K., Ito, S., Lovette, I. J., Tubaro, P. L., Lijtmaer, D. A., &amp; Campagna, L. (2022). Concerted variation in melanogenesis genes underlies emergent patterning of plumage in capuchino seedeaters. Proceedings of the Royal Society B: Biological Sciences, 289(1966), 20212277.</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Filer, A., Burchardt, L. S., &amp; van Rensburg, B. J. (2021). Assessing acoustic competition between sibling frog species using rhythm analysis. Ecology and Evolution, 11(13), 8814–8830.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Filloy, J., &amp; Bellocq, M. I. (2006). Spatial variations in the abundance of Sporophila seedeaters in the southern Neotropics: Contrasting the effects of agricultural development and geographical position. Biodiversity &amp; Conservation, 15(10), 3329–3340.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Grant, P. R., &amp; Grant, B. R. (1997). Hybridization, sexual imprinting, and mate choice. The American Naturalist, 149(1), 1–28.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Greig, E. I., &amp; Webster, M. S. (2013). Spatial decoupling of song and plumage generates novel phenotypes between two avian subspecies. Behavioral Ecology, 24(4), 1004–1013.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Hage, S. R., Jiang, T., Berquist, S. W., Feng, J., &amp; Metzner, W. (2013). Ambient noise induces independent shifts in call frequency and amplitude within the Lombard effect in echolocating bats. Proceedings of the National Academy of Sciences of the United States of America, 110, 4063–4068.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lang w:val="es-AR"/>
        </w:rPr>
        <w:t xml:space="preserve">Hamao, S., Sugita, N., &amp; Nishiumi, I. (2016). </w:t>
      </w:r>
      <w:r>
        <w:rPr>
          <w:rFonts w:ascii="Times New Roman" w:hAnsi="Times New Roman" w:cs="Times New Roman"/>
        </w:rPr>
        <w:t>Geographic variation in bird songs: Examination of the effects of sympatric related species on the acoustic structure of songs. Acta Ethologica, 19(1), 81–90.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Hill, C. E., Campbell, S. E., Nordby, J. C., Burt, J. M., &amp; Beecher, M. D. (1999). Song sharing in two populations of song sparrows (Melospiza melodia). Behavioral Ecology and Sociobiology, 46, 341–349.</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Höbel, G., &amp; Gerhardt, H. C. (2003). Reproductive character displacement in the acoustic communication system of green tree frogs (Hyla cinerea). Evolution, 57(4), 894–904.</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Jenkins, P. F. (1978). Cultural transmission of song patterns and dialect development in a free-living bird population. Animal Behaviour, 26, 50–78.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Kime, N. M., Turner, W. R., &amp; Ryan, M. J. (2000). The transmission of advertisement calls in Central American frogs. Behavioral Ecology, 11(1), 71–83.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Kirschel, A. N. G., Seddon, N., &amp; Tobias, J. A. (2019). Range-wide spatial mapping reveals convergent character displacement of bird song. Proceedings of the Royal Society B: Biological Sciences, 286(1902), 20190443.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Kroodsma, D. E. (2004). The diversity and plasticity of birdsong. In P. Marler &amp; H. Slabbekoorn (Eds.), Nature’s music: The science of birdsong (pp. 108–131). Elsevier.</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Lachlan, R. F., &amp; Servedio, M. R. (2004). Song learning accelerates allopatric speciation. Evolution, 58(9), 2049–2063.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Leitão, A., ten Cate, C., &amp; Riebel, K. (2006). Within-song complexity in a songbird is meaningful to both male and female receivers. Animal Behaviour, 71(6), 1289–1296.</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Lemmon, E. M. (2009). Diversification of conspecific signals in sympatry: Geographic overlap drives multidimensional reproductive character displacement in frogs. Evolution, 63(5), 1155–1170.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Lijtmaer, D. A., Sharpe, N. M. M., Tubaro, P. L., &amp; Lougheed, S. C. (2004). Molecular phylogenetics and diversification of the genus Sporophila (Aves: Passeriformes). Molecular Phylogenetics and Evolution, 33(3), 562–579.</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Marler, P., &amp; Slabbekoorn, H. (Eds.). (2004). Nature’s music: The science of birdsong. Elsevier.</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Mason, N. A., &amp; Burns, K. J. (2015). The effect of habitat and body size on the evolution of vocal displays in Thraupidae (tanagers), the largest family of songbirds. Biological Journal of the Linnean Society, 114(3), 538–551.</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Mason, N. A., Burns, K. J., Tobias, J. A., Claramunt, S., Seddon, N., &amp; Derryberry, E. P. (2017). Song evolution, speciation, and vocal learning in passerine birds. Evolution, 71(3), 786–796.</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lang w:val="de-AT"/>
        </w:rPr>
        <w:t xml:space="preserve">Parker, K. A., Anderson, M. J., Jenkins, P. F., &amp; Brunton, D. H. (2012). </w:t>
      </w:r>
      <w:r>
        <w:rPr>
          <w:rFonts w:ascii="Times New Roman" w:hAnsi="Times New Roman" w:cs="Times New Roman"/>
        </w:rPr>
        <w:t>The effects of translocation-induced isolation and fragmentation on the cultural evolution of bird song. Ecology Letters, 15(8), 778–785.</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Pfennig, K. S., &amp; Pfennig, D. W. (2009). Character displacement: Ecological and reproductive responses to a common evolutionary problem. The Quarterly Review of Biology, 84(3), 253–276.</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Pinheiro, J., Bates, D., &amp; R Core Team. (2022). nlme: Linear and nonlinear mixed effects models. https://CRAN.R-project.org/package=nlme</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Podos, J. (2001). Correlated evolution of morphology and vocal signal structure in Darwin’s finches. Nature, 409, 185–188.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Porzio, N. S., Repenning, M., &amp; Fontana, C. S. (2019). Evolution of beak size and song constraints in Neotropical seedeaters (Thraupidae: Sporophila). Acta Ornithologica, 53(2), 173–180.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Price, J. J., Friedman, N. R., &amp; Omland, K. E. (2007). Song and plumage evolution in the New World orioles (Icterus) show similar lability and convergence in patterns. Evolution, 61(4), 850–863.</w:t>
      </w:r>
    </w:p>
    <w:p>
      <w:pPr>
        <w:spacing w:line="480" w:lineRule="auto"/>
        <w:rPr>
          <w:rFonts w:ascii="Times New Roman" w:hAnsi="Times New Roman" w:cs="Times New Roman"/>
        </w:rPr>
      </w:pPr>
    </w:p>
    <w:p>
      <w:pPr>
        <w:spacing w:line="480" w:lineRule="auto"/>
        <w:rPr>
          <w:rFonts w:ascii="Times New Roman" w:hAnsi="Times New Roman" w:cs="Times New Roman"/>
          <w:lang w:val="es-AR"/>
        </w:rPr>
      </w:pPr>
      <w:r>
        <w:rPr>
          <w:rFonts w:ascii="Times New Roman" w:hAnsi="Times New Roman" w:cs="Times New Roman"/>
        </w:rPr>
        <w:t xml:space="preserve">Repenning, M., &amp; Fontana, C. S. (2019). Distinguishing females of capuchino seedeaters: Call repertoires provide evidence for species-level diagnosis. </w:t>
      </w:r>
      <w:r>
        <w:rPr>
          <w:rFonts w:ascii="Times New Roman" w:hAnsi="Times New Roman" w:cs="Times New Roman"/>
          <w:lang w:val="es-AR"/>
        </w:rPr>
        <w:t>Revista Brasileira de Ornitologia, 27(2), 70–78.</w:t>
      </w:r>
    </w:p>
    <w:p>
      <w:pPr>
        <w:spacing w:line="480" w:lineRule="auto"/>
        <w:rPr>
          <w:rFonts w:ascii="Times New Roman" w:hAnsi="Times New Roman" w:cs="Times New Roman"/>
          <w:lang w:val="es-AR"/>
        </w:rPr>
      </w:pPr>
    </w:p>
    <w:p>
      <w:pPr>
        <w:spacing w:line="480" w:lineRule="auto"/>
        <w:rPr>
          <w:rFonts w:ascii="Times New Roman" w:hAnsi="Times New Roman" w:cs="Times New Roman"/>
        </w:rPr>
      </w:pPr>
      <w:r>
        <w:rPr>
          <w:rFonts w:ascii="Times New Roman" w:hAnsi="Times New Roman" w:cs="Times New Roman"/>
          <w:lang w:val="es-AR"/>
        </w:rPr>
        <w:t xml:space="preserve">Repenning, M., Rovedder, C. E., &amp; Fontana, C. S. (2010). </w:t>
      </w:r>
      <w:r>
        <w:rPr>
          <w:rFonts w:ascii="Times New Roman" w:hAnsi="Times New Roman" w:cs="Times New Roman"/>
        </w:rPr>
        <w:t>Another color morph of Sporophila seedeater from the capuchinos group (Aves, Emberizidae). Iheringia, Série Zoologia, 100(4), 369–378.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Ridgely, R. S., &amp; Tudor, G. (1989). The birds of South America: Volume 1. The oscine passerines. University of Texas Press.</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Rigby, R. A., &amp; Stasinopoulos, D. M. (2005). Generalized additive models for location, scale and shape. Journal of the Royal Statistical Society: Series C (Applied Statistics), 54(3), 507–554.</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lang w:val="de-AT"/>
        </w:rPr>
        <w:t xml:space="preserve">Ryan, M. J., &amp; Brenowitz, E. A. (1985). </w:t>
      </w:r>
      <w:r>
        <w:rPr>
          <w:rFonts w:ascii="Times New Roman" w:hAnsi="Times New Roman" w:cs="Times New Roman"/>
        </w:rPr>
        <w:t>The role of body size, phylogeny, and ambient noise in the evolution of bird song. The American Naturalist, 126(1), 87–100.</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Seddon, N. (2005). Ecological adaptation and species recognition drives vocal evolution in Neotropical suboscine birds. Evolution, 59(1), 200–215.</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Seddon, N., &amp; Tobias, J. A. (2010). Character displacement from the receiver’s perspective: Species and mate recognition despite convergent signals in suboscine birds. Proceedings of the Royal Society B: Biological Sciences, 277(1693), 2475–2483.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Simpson, R. K., Wilson, D. R., Mistakidis, A. F., Mennill, D. J., &amp; Doucet, S. M. (2021). Sympatry drives colour and song evolution in wood-warblers (Parulidae). Proceedings of the Royal Society B: Biological Sciences, 288(1942), 20202804.</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Slater, P. J. B. (2000). Birdsong repertoires: Their origins and use. In N. L. Wallin, B. Merker, &amp; S. Brown (Eds.), The origins of music (pp. 49–63). MIT Press.</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Spector, D. A. (1992). Wood-warbler song systems: A review of paruline singing behaviors. Current Ornithology, 9, 199–238.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Studds, C. E., &amp; Marra, P. P. (2011). Rainfall-induced changes in food availability modify the spring departure programme of a migratory bird. Proceedings of the Royal Society B: Biological Sciences, 278(1723), 3437–3443.</w:t>
      </w:r>
    </w:p>
    <w:p>
      <w:pPr>
        <w:spacing w:line="480" w:lineRule="auto"/>
        <w:rPr>
          <w:rFonts w:ascii="Times New Roman" w:hAnsi="Times New Roman" w:cs="Times New Roman"/>
        </w:rPr>
      </w:pPr>
    </w:p>
    <w:p>
      <w:pPr>
        <w:spacing w:line="480" w:lineRule="auto"/>
        <w:rPr>
          <w:rFonts w:ascii="Times New Roman" w:hAnsi="Times New Roman" w:cs="Times New Roman"/>
          <w:lang w:val="es-AR"/>
        </w:rPr>
      </w:pPr>
      <w:r>
        <w:rPr>
          <w:rFonts w:ascii="Times New Roman" w:hAnsi="Times New Roman" w:cs="Times New Roman"/>
        </w:rPr>
        <w:t xml:space="preserve">Turbek, S. P., Browne, M., di Giacomo, A. S., Kopuchian, C., Hochachka, W. M., Estalles, C., Lijtmaer, D. A., Tubaro, P. L., Silveira, L. F., Lovette, I. J., Safran, R. J., Taylor, S. A., &amp; Campagna, L. (2021). Rapid speciation via the evolution of pre-mating isolation in the Iberá Seedeater. </w:t>
      </w:r>
      <w:r>
        <w:rPr>
          <w:rFonts w:ascii="Times New Roman" w:hAnsi="Times New Roman" w:cs="Times New Roman"/>
          <w:lang w:val="es-AR"/>
        </w:rPr>
        <w:t>Science, 371(6536), eabc0256.</w:t>
      </w:r>
    </w:p>
    <w:p>
      <w:pPr>
        <w:spacing w:line="480" w:lineRule="auto"/>
        <w:rPr>
          <w:rFonts w:ascii="Times New Roman" w:hAnsi="Times New Roman" w:cs="Times New Roman"/>
          <w:lang w:val="es-AR"/>
        </w:rPr>
      </w:pPr>
    </w:p>
    <w:p>
      <w:pPr>
        <w:spacing w:line="480" w:lineRule="auto"/>
        <w:rPr>
          <w:rFonts w:ascii="Times New Roman" w:hAnsi="Times New Roman" w:cs="Times New Roman"/>
        </w:rPr>
      </w:pPr>
      <w:r>
        <w:rPr>
          <w:rFonts w:ascii="Times New Roman" w:hAnsi="Times New Roman" w:cs="Times New Roman"/>
          <w:lang w:val="es-AR"/>
        </w:rPr>
        <w:t xml:space="preserve">Vizentin-Bugoni, J., Areta, J. I., di Giacomo, A. G., di Giacomo, A. S., Jacobs, F., Afonso Coimbra, M. A., &amp; Dias, R. A. (2013). </w:t>
      </w:r>
      <w:r>
        <w:rPr>
          <w:rFonts w:ascii="Times New Roman" w:hAnsi="Times New Roman" w:cs="Times New Roman"/>
        </w:rPr>
        <w:t>Breeding biology and conservation of the Marsh Seedeater Sporophila palustris. Bird Conservation International, 23(2), 147–158.</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West-Eberhard, M. J. (1983). Sexual selection, social competition, and speciation. The Quarterly Review of Biology, 58(2), 155–183.</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Wickham, H., Chang, W., &amp; Wickham, M. H. (2016). ggplot2: Create elegant data visualisations using the grammar of graphics (Version 2.1).</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Wilkins, M. R., Seddon, N., &amp; Safran, R. J. (2013). Evolutionary divergence in acoustic signals: Causes and consequences. Trends in Ecology &amp; Evolution, 28(3), 156–166.</w:t>
      </w:r>
    </w:p>
    <w:p>
      <w:pPr>
        <w:spacing w:line="480" w:lineRule="auto"/>
        <w:rPr>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Zhao, L., Sun, X., Chen, Q., Yang, Y., Wang, J., Ran, J., Brauth, S. E., Tang, Y., &amp; Cui, J. (2018). Males increase call frequency, not intensity, in response to noise, revealing no Lombard effect in the little torrent frog. Ecology and Evolution, 8, 11733–11741.</w:t>
      </w:r>
    </w:p>
    <w:sectPr>
      <w:headerReference r:id="rId9" w:type="first"/>
      <w:footerReference r:id="rId12" w:type="first"/>
      <w:headerReference r:id="rId7" w:type="default"/>
      <w:footerReference r:id="rId10" w:type="default"/>
      <w:headerReference r:id="rId8" w:type="even"/>
      <w:footerReference r:id="rId11" w:type="even"/>
      <w:pgSz w:w="12240" w:h="15840"/>
      <w:pgMar w:top="1440" w:right="1440" w:bottom="1440" w:left="1440" w:header="720" w:footer="720" w:gutter="0"/>
      <w:lnNumType w:countBy="1" w:restart="continuou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marcelo" w:date="2026-06-01T15:54:41Z" w:initials="mas">
    <w:p w14:paraId="F7FF397F">
      <w:pPr>
        <w:pStyle w:val="15"/>
        <w:rPr>
          <w:rFonts w:hint="default"/>
          <w:lang w:val="en-US"/>
        </w:rPr>
      </w:pPr>
      <w:r>
        <w:rPr>
          <w:rFonts w:hint="default"/>
          <w:lang w:val="en-US"/>
        </w:rPr>
        <w:t>not in references</w:t>
      </w:r>
    </w:p>
  </w:comment>
  <w:comment w:id="0" w:author="marcelo" w:date="2026-06-02T14:57:36Z" w:initials="mas">
    <w:p w14:paraId="F59FC431">
      <w:pPr>
        <w:pStyle w:val="15"/>
        <w:rPr>
          <w:rFonts w:hint="default"/>
          <w:lang w:val="en-US"/>
        </w:rPr>
      </w:pPr>
      <w:r>
        <w:rPr>
          <w:rFonts w:hint="default"/>
          <w:lang w:val="en-US"/>
        </w:rPr>
        <w:t>this sounds a bit unrelated to the rest of the paragraph</w:t>
      </w:r>
    </w:p>
  </w:comment>
  <w:comment w:id="2" w:author="marcelo" w:date="2026-06-01T16:03:52Z" w:initials="mas">
    <w:p w14:paraId="BBFE596F">
      <w:pPr>
        <w:pStyle w:val="15"/>
        <w:rPr>
          <w:rFonts w:hint="default"/>
          <w:lang w:val="en-US"/>
        </w:rPr>
      </w:pPr>
      <w:r>
        <w:rPr>
          <w:rFonts w:hint="default"/>
          <w:lang w:val="en-US"/>
        </w:rPr>
        <w:t>maintaining species boundaries is not a role of mate choice</w:t>
      </w:r>
    </w:p>
  </w:comment>
  <w:comment w:id="3" w:author="marcelo" w:date="2026-06-03T09:24:01Z" w:initials="mas">
    <w:p w14:paraId="EBF712CB">
      <w:pPr>
        <w:pStyle w:val="15"/>
        <w:rPr>
          <w:rFonts w:hint="default"/>
          <w:lang w:val="en-US"/>
        </w:rPr>
      </w:pPr>
      <w:r>
        <w:rPr>
          <w:rFonts w:hint="default"/>
          <w:lang w:val="en-US"/>
        </w:rPr>
        <w:t>We could combine the ideas of this paragraph and the next one into a single paragraph that emphasizes that song can either converge or diverge depending on the selective pressure that is shaping them. Something like this:</w:t>
      </w:r>
      <w:r>
        <w:rPr>
          <w:rFonts w:hint="default"/>
          <w:lang w:val="en-US"/>
        </w:rPr>
        <w:br w:type="textWrapping"/>
      </w:r>
      <w:r>
        <w:rPr>
          <w:rFonts w:hint="default"/>
          <w:lang w:val="en-US"/>
        </w:rPr>
        <w:br w:type="textWrapping"/>
      </w:r>
      <w:r>
        <w:rPr>
          <w:rFonts w:hint="default"/>
          <w:lang w:val="en-US"/>
        </w:rPr>
        <w:t>”Despite their important role in species recognition, songbird vocalizations are highly labile traits that can evolve rapidly in response to diverse selective regimes, producing either acoustic divergence or convergence among closely related taxa in sympatry. Because songs are socially transmitted through imitative vocal learning, they readily accumulate variation through cultural mutation (Jenkins 1978), while their structure can also be shaped by ecological and social factors such as habitat characteristics, ambient noise, and sexual selection (Boncoraglio and Saino 2007; Wilkins et al. 2013; Mikula et al. 2021). Consequently, acoustic signals can evolve rapidly, generating local variants that may become fixed within populations (Lachlan and Servedio 2004; Wilkins et al. 2013; Mason and Burns 2015). IN sympatry, these processes can promote divergence in acoustic signals through cultural drift, sexual selection, or selection to enhance species recognition, as predicted by the reproductive character displacement hypothesis (Pfennig and Pfennig 2009; Wilkins et al. 2013). Conversely, sympatric taxa may converge in their acoustic signals owing to shared environmental selective pressures that favor similar signal properties, similar habitat use, or cross-learning of vocalizations among species (Cody 1969, 1973; Grant and Grant 1997; Irwin and Price 1999; Seddon 2005; Derryberry 2009).”</w:t>
      </w:r>
      <w:r>
        <w:rPr>
          <w:rFonts w:hint="default"/>
          <w:lang w:val="en-US"/>
        </w:rPr>
        <w:br w:type="textWrapping"/>
      </w:r>
      <w:r>
        <w:rPr>
          <w:rFonts w:hint="default"/>
          <w:lang w:val="en-US"/>
        </w:rPr>
        <w:br w:type="textWrapping"/>
      </w:r>
      <w:r>
        <w:rPr>
          <w:rFonts w:hint="default"/>
          <w:lang w:val="en-US"/>
        </w:rPr>
        <w:br w:type="textWrapping"/>
      </w:r>
      <w:r>
        <w:rPr>
          <w:rFonts w:hint="default"/>
          <w:lang w:val="en-US"/>
        </w:rPr>
        <w:t>I suggest then including a new paragraph in which we review the evidence related to the role of vocal signals in speciation</w:t>
      </w:r>
    </w:p>
  </w:comment>
  <w:comment w:id="4" w:author="marcelo" w:date="2026-06-02T15:16:06Z" w:initials="mas">
    <w:p w14:paraId="D1D540EB">
      <w:pPr>
        <w:pStyle w:val="15"/>
        <w:rPr>
          <w:rFonts w:hint="default"/>
          <w:lang w:val="en-US"/>
        </w:rPr>
      </w:pPr>
      <w:r>
        <w:rPr>
          <w:rFonts w:hint="default"/>
          <w:lang w:val="en-US"/>
        </w:rPr>
        <w:t xml:space="preserve">this sentence is a bit misleading as sexual selection does not necessarily optimize their transmission. </w:t>
      </w:r>
    </w:p>
  </w:comment>
  <w:comment w:id="5" w:author="marcelo" w:date="2026-06-02T15:46:05Z" w:initials="mas">
    <w:p w14:paraId="3BBE5536">
      <w:pPr>
        <w:pStyle w:val="15"/>
        <w:rPr>
          <w:rFonts w:hint="default"/>
          <w:lang w:val="en-US"/>
        </w:rPr>
      </w:pPr>
    </w:p>
  </w:comment>
  <w:comment w:id="7" w:author="marce" w:date="2026-02-07T15:04:00Z" w:initials="m">
    <w:p w14:paraId="BB37C4B0">
      <w:pPr>
        <w:pStyle w:val="15"/>
      </w:pPr>
      <w:r>
        <w:t>it sounds like we already know songs are different</w:t>
      </w:r>
    </w:p>
  </w:comment>
  <w:comment w:id="8" w:author="Darío Lijtmaer" w:date="2026-02-12T10:23:00Z" w:initials="DAL">
    <w:p w14:paraId="78D35810">
      <w:pPr>
        <w:pStyle w:val="15"/>
      </w:pPr>
      <w:r>
        <w:t>A couple of thoughts: 1) I modified it a little bit, because it is clear that they do not differ in their songs as much as they do in their colour (clearly shown by Leo in his/our 2012 article), this might solve the "problem" mentioned by Marcelo in this comment, 2) I don't think that it is a real problem if we already know that vocalizations differ; in fact Ceci and other people working in the group can distinguish the species in the field based on their songs; the key aspect here is how they differ, if they use different "parts" of the acoustic space and whether they differentiate more in sympatry than in allopatry.</w:t>
      </w:r>
    </w:p>
  </w:comment>
  <w:comment w:id="9" w:author="Cecilia Estalles" w:date="2026-03-16T12:30:00Z" w:initials="CE">
    <w:p w14:paraId="DD913784">
      <w:pPr>
        <w:pStyle w:val="15"/>
      </w:pPr>
      <w:r>
        <w:rPr>
          <w:lang w:val="es-AR"/>
        </w:rPr>
        <w:t>The rest of Areta’s studies are more focus on intraspecific differentiation. This can be a valid reference because is focused in compare a morph with two possible parental southern capuchino species. These sudies did no focused on the same foca species and did not include information of the entire range</w:t>
      </w:r>
    </w:p>
  </w:comment>
  <w:comment w:id="10" w:author="marcelo" w:date="2026-06-03T09:43:13Z" w:initials="mas">
    <w:p w14:paraId="7ECDEB08">
      <w:pPr>
        <w:pStyle w:val="15"/>
        <w:rPr>
          <w:rFonts w:hint="default"/>
          <w:lang w:val="en-US"/>
        </w:rPr>
      </w:pPr>
      <w:r>
        <w:rPr>
          <w:rFonts w:hint="default"/>
          <w:lang w:val="en-US"/>
        </w:rPr>
        <w:t>ok that makes sense, but I suggest we clarify that in the text</w:t>
      </w:r>
    </w:p>
  </w:comment>
  <w:comment w:id="6" w:author="marcelo" w:date="2026-06-03T09:38:32Z" w:initials="mas">
    <w:p w14:paraId="76E743FA">
      <w:pPr>
        <w:pStyle w:val="15"/>
        <w:rPr>
          <w:rFonts w:hint="default"/>
          <w:lang w:val="en-US"/>
        </w:rPr>
      </w:pPr>
      <w:r>
        <w:rPr>
          <w:rFonts w:hint="default"/>
          <w:lang w:val="en-US"/>
        </w:rPr>
        <w:t>is this refering to an “average” among all 10 species in the genus? or just for southern species?</w:t>
      </w:r>
    </w:p>
  </w:comment>
  <w:comment w:id="11" w:author="marcelo" w:date="2026-06-03T09:44:08Z" w:initials="mas">
    <w:p w14:paraId="AFCEBFD8">
      <w:pPr>
        <w:pStyle w:val="15"/>
        <w:rPr>
          <w:rFonts w:hint="default"/>
          <w:lang w:val="en-US"/>
        </w:rPr>
      </w:pPr>
      <w:r>
        <w:rPr>
          <w:rFonts w:hint="default"/>
          <w:lang w:val="en-US"/>
        </w:rPr>
        <w:t>and what do these studies tell us about it?</w:t>
      </w:r>
    </w:p>
  </w:comment>
  <w:comment w:id="12" w:author="marcelo" w:date="2026-06-03T09:49:25Z" w:initials="mas">
    <w:p w14:paraId="FDB50D91">
      <w:pPr>
        <w:pStyle w:val="15"/>
        <w:rPr>
          <w:rFonts w:hint="default"/>
          <w:lang w:val="en-US"/>
        </w:rPr>
      </w:pPr>
      <w:r>
        <w:rPr>
          <w:rFonts w:hint="default"/>
          <w:lang w:val="en-US"/>
        </w:rPr>
        <w:t>I like the term but is not that widely used, so maybe better say regional dialects or “regional dialects (herefater regiolects)” in  case we use it often down below</w:t>
      </w:r>
    </w:p>
  </w:comment>
  <w:comment w:id="13" w:author="marcelo" w:date="2026-06-03T09:52:30Z" w:initials="mas">
    <w:p w14:paraId="2E9FFFFE">
      <w:pPr>
        <w:pStyle w:val="15"/>
        <w:rPr>
          <w:rFonts w:hint="default"/>
          <w:lang w:val="en-US"/>
        </w:rPr>
      </w:pPr>
      <w:r>
        <w:rPr>
          <w:rFonts w:hint="default"/>
          <w:lang w:val="en-US"/>
        </w:rPr>
        <w:t>We show that a great deal is already known about the vocal behavior of southern capuchinos, but we never clearly articulate what remains unknown and therefore, why this study is needed. We could also be more explicit about the how insightful has been this system for understanding the mechanisms underlying recent speciation and reproductive isolation (from all the cool research on the genus you guys have done), which would strengthen the point that this is an excellent system in which to look for the potential role of songs in all this</w:t>
      </w:r>
    </w:p>
  </w:comment>
  <w:comment w:id="14" w:author="Leonardo Campagna" w:date="2025-08-21T11:51:00Z" w:initials="LC">
    <w:p w14:paraId="7F7F25B1">
      <w:r>
        <w:rPr>
          <w:kern w:val="0"/>
          <w:sz w:val="20"/>
          <w:szCs w:val="20"/>
          <w14:ligatures w14:val="none"/>
        </w:rPr>
        <w:t>I'm deleting anecdotal evidence like this (e.g., personal communications, etc)</w:t>
      </w:r>
    </w:p>
  </w:comment>
  <w:comment w:id="15" w:author="Cecilia Estalles" w:date="2025-10-10T11:21:00Z" w:initials="CE">
    <w:p w14:paraId="5F73D23A">
      <w:pPr>
        <w:pStyle w:val="15"/>
      </w:pPr>
      <w:r>
        <w:rPr>
          <w:lang w:val="es-AR"/>
        </w:rPr>
        <w:t>Do I move this to the Supp Mat?</w:t>
      </w:r>
    </w:p>
  </w:comment>
  <w:comment w:id="16" w:author="marcelo" w:date="2026-06-03T11:02:20Z" w:initials="mas">
    <w:p w14:paraId="B67FEEAD">
      <w:pPr>
        <w:pStyle w:val="15"/>
        <w:rPr>
          <w:rFonts w:hint="default"/>
          <w:lang w:val="en-US"/>
        </w:rPr>
      </w:pPr>
      <w:r>
        <w:rPr>
          <w:rFonts w:hint="default"/>
          <w:lang w:val="en-US"/>
        </w:rPr>
        <w:t xml:space="preserve">what about “We recorded 421 simple songs 387 complex songs from a total of X individuals, but only  Y individuals had both types of songs recorded. Hence for most individuals, our dataset contains either simple or complex songs, but not both” in which X is the total number of individuals recorded. If so, remove the next sentence </w:t>
      </w:r>
    </w:p>
  </w:comment>
  <w:comment w:id="17" w:author="Cecilia Estalles" w:date="2026-03-18T12:54:00Z" w:initials="CE">
    <w:p w14:paraId="4B9C24BF">
      <w:pPr>
        <w:pStyle w:val="15"/>
      </w:pPr>
      <w:r>
        <w:rPr>
          <w:lang w:val="es-AR"/>
        </w:rPr>
        <w:t xml:space="preserve">Karan, could you please check whether this table summarizing all the measured variables at the element level and their classification makes sense? </w:t>
      </w:r>
    </w:p>
  </w:comment>
  <w:comment w:id="18" w:author="Cecilia Estalles" w:date="2026-03-18T13:09:00Z" w:initials="CE">
    <w:p w14:paraId="3FCB421E">
      <w:pPr>
        <w:pStyle w:val="15"/>
      </w:pPr>
      <w:r>
        <w:rPr>
          <w:lang w:val="es-AR"/>
        </w:rPr>
        <w:t xml:space="preserve">Karan, here I tried to summarize the type of song level variables that were estimated before checking for collinearity. Can you please check the sentence and the Supp. Table 3B? </w:t>
      </w:r>
    </w:p>
  </w:comment>
  <w:comment w:id="19" w:author="Cecilia Estalles" w:date="2026-03-18T13:16:00Z" w:initials="CE">
    <w:p w14:paraId="8B2F1043">
      <w:pPr>
        <w:pStyle w:val="15"/>
      </w:pPr>
      <w:r>
        <w:rPr>
          <w:lang w:val="es-AR"/>
        </w:rPr>
        <w:t>Karan, Do you think it is better to present them like this (summarizing the names) or with the complete name (Delta time, 90% duration, interquartile duration, Q1 frequency, 5% and 95% frequency, interquartile bandwidth, 90% bandwidth, peak frequency, frequency contour metrics (average slope, minimum frequency, minimum slope, maximum frequency, maximum slope), standard deviation, frequency interquartile range, median time, time Q25, skewness, kurtosis, temporal entropy, overall entropy, spectral flatness, and mean peak frequency )</w:t>
      </w:r>
    </w:p>
  </w:comment>
  <w:comment w:id="20" w:author="marcelo" w:date="2026-06-03T11:27:05Z" w:initials="mas">
    <w:p w14:paraId="757BC8DC">
      <w:pPr>
        <w:pStyle w:val="15"/>
        <w:rPr>
          <w:rFonts w:hint="default"/>
          <w:lang w:val="en-US"/>
        </w:rPr>
      </w:pPr>
      <w:r>
        <w:rPr>
          <w:rFonts w:hint="default"/>
          <w:lang w:val="en-US"/>
        </w:rPr>
        <w:t>no need to show all of them (not very informative for average readers)</w:t>
      </w:r>
    </w:p>
  </w:comment>
  <w:comment w:id="21" w:author="marcelo" w:date="2026-06-03T14:09:12Z" w:initials="mas">
    <w:p w14:paraId="BDAEBC35">
      <w:pPr>
        <w:pStyle w:val="15"/>
        <w:rPr>
          <w:rFonts w:hint="default"/>
          <w:lang w:val="en-US"/>
        </w:rPr>
      </w:pPr>
      <w:r>
        <w:rPr>
          <w:rFonts w:hint="default"/>
          <w:lang w:val="en-US"/>
        </w:rPr>
        <w:t>but in the discussion it sounds like is not that homogeneous ???</w:t>
      </w:r>
    </w:p>
  </w:comment>
  <w:comment w:id="22" w:author="marcelo" w:date="2026-06-03T13:52:31Z" w:initials="mas">
    <w:p w14:paraId="5FC7FF8B">
      <w:pPr>
        <w:pStyle w:val="15"/>
        <w:rPr>
          <w:rFonts w:hint="default"/>
          <w:lang w:val="en-US"/>
        </w:rPr>
      </w:pPr>
      <w:r>
        <w:rPr>
          <w:rFonts w:hint="default"/>
          <w:lang w:val="en-US"/>
        </w:rPr>
        <w:t>we mention functions inconsistently, I suggest removing all mentions</w:t>
      </w:r>
    </w:p>
  </w:comment>
  <w:comment w:id="23" w:author="marcelo" w:date="2026-06-03T13:47:59Z" w:initials="mas">
    <w:p w14:paraId="77FFC65C">
      <w:pPr>
        <w:pStyle w:val="15"/>
        <w:rPr>
          <w:rFonts w:hint="default"/>
          <w:lang w:val="en-US"/>
        </w:rPr>
      </w:pPr>
      <w:r>
        <w:rPr>
          <w:rFonts w:hint="default"/>
          <w:lang w:val="en-US"/>
        </w:rPr>
        <w:t>is not clear which models were compared</w:t>
      </w:r>
    </w:p>
  </w:comment>
  <w:comment w:id="24" w:author="marcelo" w:date="2026-06-03T13:31:16Z" w:initials="mas">
    <w:p w14:paraId="F775E9D7">
      <w:pPr>
        <w:pStyle w:val="15"/>
        <w:rPr>
          <w:rFonts w:hint="default"/>
          <w:lang w:val="en-US"/>
        </w:rPr>
      </w:pPr>
      <w:r>
        <w:rPr>
          <w:rFonts w:hint="default"/>
          <w:lang w:val="en-US"/>
        </w:rPr>
        <w:t>I suggest removing this as it is what is expected when doing regressions</w:t>
      </w:r>
    </w:p>
  </w:comment>
  <w:comment w:id="25" w:author="marcelo" w:date="2026-06-03T14:03:46Z" w:initials="mas">
    <w:p w14:paraId="7FDB5B93">
      <w:pPr>
        <w:pStyle w:val="15"/>
        <w:rPr>
          <w:rFonts w:hint="default"/>
          <w:lang w:val="en-US"/>
        </w:rPr>
      </w:pPr>
      <w:r>
        <w:rPr>
          <w:rFonts w:hint="default"/>
          <w:lang w:val="en-US"/>
        </w:rPr>
        <w:t>should we say conspecific?</w:t>
      </w:r>
    </w:p>
  </w:comment>
  <w:comment w:id="26" w:author="marcelo" w:date="2026-06-03T14:16:43Z" w:initials="mas">
    <w:p w14:paraId="1BEF282C">
      <w:pPr>
        <w:pStyle w:val="15"/>
      </w:pPr>
      <w:r>
        <w:rPr>
          <w:rFonts w:hint="default"/>
        </w:rPr>
        <w:t xml:space="preserve">This </w:t>
      </w:r>
      <w:r>
        <w:rPr>
          <w:rFonts w:hint="default"/>
          <w:lang w:val="en-US"/>
        </w:rPr>
        <w:t xml:space="preserve">paragraph </w:t>
      </w:r>
      <w:r>
        <w:rPr>
          <w:rFonts w:hint="default"/>
        </w:rPr>
        <w:t xml:space="preserve">is clear, but it repeats the idea of acoustic similarity several times and jumps back and forth between qualitative and quantitative results. I </w:t>
      </w:r>
      <w:r>
        <w:rPr>
          <w:rFonts w:hint="default"/>
          <w:lang w:val="en-US"/>
        </w:rPr>
        <w:t xml:space="preserve">suggest </w:t>
      </w:r>
      <w:r>
        <w:rPr>
          <w:rFonts w:hint="default"/>
        </w:rPr>
        <w:t>make the narrative flow from overlap → significant effects → biological interpretation.</w:t>
      </w:r>
    </w:p>
  </w:comment>
  <w:comment w:id="27" w:author="marcelo" w:date="2026-06-03T14:24:51Z" w:initials="mas">
    <w:p w14:paraId="35BFD820">
      <w:pPr>
        <w:pStyle w:val="15"/>
        <w:rPr>
          <w:rFonts w:hint="default"/>
          <w:lang w:val="en-US"/>
        </w:rPr>
      </w:pPr>
      <w:r>
        <w:rPr>
          <w:rFonts w:hint="default"/>
          <w:lang w:val="en-US"/>
        </w:rPr>
        <w:t xml:space="preserve">we should just stick to what we say above each PC represented </w:t>
      </w:r>
    </w:p>
  </w:comment>
  <w:comment w:id="28" w:author="marcelo" w:date="2026-06-03T14:30:26Z" w:initials="mas">
    <w:p w14:paraId="F9DE189C">
      <w:pPr>
        <w:pStyle w:val="15"/>
        <w:rPr>
          <w:rFonts w:hint="default"/>
          <w:lang w:val="en-US"/>
        </w:rPr>
      </w:pPr>
      <w:r>
        <w:rPr>
          <w:rFonts w:hint="default"/>
          <w:lang w:val="en-US"/>
        </w:rPr>
        <w:t>this sounds like we use peak frequency instead of PC3 for that analysis</w:t>
      </w:r>
    </w:p>
  </w:comment>
  <w:comment w:id="29" w:author="marcelo" w:date="2026-06-03T14:33:29Z" w:initials="mas">
    <w:p w14:paraId="7FFE5E48">
      <w:pPr>
        <w:pStyle w:val="15"/>
        <w:rPr>
          <w:rFonts w:hint="default"/>
          <w:lang w:val="en-US"/>
        </w:rPr>
      </w:pPr>
      <w:r>
        <w:rPr>
          <w:rFonts w:hint="default"/>
          <w:lang w:val="en-US"/>
        </w:rPr>
        <w:t>do they differ from each other, or from the remaining species?</w:t>
      </w:r>
    </w:p>
  </w:comment>
  <w:comment w:id="30" w:author="marcelo" w:date="2026-06-03T14:34:37Z" w:initials="mas">
    <w:p w14:paraId="73C7246A">
      <w:pPr>
        <w:pStyle w:val="15"/>
        <w:rPr>
          <w:rFonts w:hint="default"/>
          <w:lang w:val="en-US"/>
        </w:rPr>
      </w:pPr>
      <w:r>
        <w:rPr>
          <w:rFonts w:hint="default"/>
          <w:lang w:val="en-US"/>
        </w:rPr>
        <w:t>did we use raw features for stats? does not seem to be mentioned in methods</w:t>
      </w:r>
    </w:p>
  </w:comment>
  <w:comment w:id="31" w:author="marcelo" w:date="2026-06-03T14:38:44Z" w:initials="mas">
    <w:p w14:paraId="5FF79D7E">
      <w:pPr>
        <w:pStyle w:val="15"/>
        <w:rPr>
          <w:rFonts w:hint="default"/>
          <w:lang w:val="en-US"/>
        </w:rPr>
      </w:pPr>
      <w:r>
        <w:rPr>
          <w:rFonts w:hint="default"/>
          <w:lang w:val="en-US"/>
        </w:rPr>
        <w:t>not sure were you observed this pattern. from the space overlaps??</w:t>
      </w:r>
    </w:p>
  </w:comment>
  <w:comment w:id="32" w:author="marcelo" w:date="2026-06-03T14:42:26Z" w:initials="mas">
    <w:p w14:paraId="CA7FC6EE">
      <w:pPr>
        <w:pStyle w:val="15"/>
        <w:rPr>
          <w:rFonts w:hint="default"/>
          <w:lang w:val="en-US"/>
        </w:rPr>
      </w:pPr>
      <w:r>
        <w:rPr>
          <w:rFonts w:hint="default"/>
          <w:lang w:val="en-US"/>
        </w:rPr>
        <w:t>this is actually negative, so a decrease instead of an increase</w:t>
      </w:r>
    </w:p>
  </w:comment>
  <w:comment w:id="33" w:author="marcelo" w:date="2026-06-03T14:44:18Z" w:initials="mas">
    <w:p w14:paraId="6FBD5B33">
      <w:pPr>
        <w:pStyle w:val="15"/>
        <w:rPr>
          <w:rFonts w:hint="default"/>
          <w:lang w:val="en-US"/>
        </w:rPr>
      </w:pPr>
      <w:r>
        <w:rPr>
          <w:rFonts w:hint="default"/>
          <w:lang w:val="en-US"/>
        </w:rPr>
        <w:t>not sure what that means</w:t>
      </w:r>
    </w:p>
  </w:comment>
  <w:comment w:id="34" w:author="Usuario" w:date="2025-08-27T17:27:00Z" w:initials="U">
    <w:p w14:paraId="6B7FF9C9">
      <w:pPr>
        <w:pStyle w:val="15"/>
        <w:rPr>
          <w:lang w:val="es-AR"/>
        </w:rPr>
      </w:pPr>
      <w:r>
        <w:rPr>
          <w:lang w:val="es-AR"/>
        </w:rPr>
        <w:t xml:space="preserve">En el trabajo en el que describen iberaensis, habia una conclusion de que esta especie era Hermana de …. Como se compara su canto con el de esa supuesta hermana. Es mas parecido acaso que con la otras o no? </w:t>
      </w:r>
    </w:p>
  </w:comment>
  <w:comment w:id="35" w:author="Darío Lijtmaer" w:date="2026-03-17T12:56:00Z" w:initials="DAL">
    <w:p w14:paraId="DBFD8C16">
      <w:pPr>
        <w:pStyle w:val="15"/>
      </w:pPr>
      <w:r>
        <w:t xml:space="preserve">If I remember correctly, this was more an assumption made in the Science article, in which iberaensis was compared to hypoxantha and one could justify that in practice they could be considered sister species, but not because there is a phylogeny specifically showing this. </w:t>
      </w:r>
    </w:p>
  </w:comment>
  <w:comment w:id="37" w:author="Usuario" w:date="2025-08-27T17:27:00Z" w:initials="U">
    <w:p w14:paraId="49FBD0EF">
      <w:pPr>
        <w:pStyle w:val="15"/>
        <w:rPr>
          <w:lang w:val="es-AR"/>
        </w:rPr>
      </w:pPr>
      <w:r>
        <w:rPr>
          <w:lang w:val="es-AR"/>
        </w:rPr>
        <w:t xml:space="preserve">En el trabajo en el que describen iberaensis, habia una conclusion de que esta especie era Hermana de …. Como se compara su canto con el de esa supuesta hermana. Es mas parecido acaso que con la otras o no? </w:t>
      </w:r>
    </w:p>
  </w:comment>
  <w:comment w:id="36" w:author="Cecilia Estalles" w:date="2025-10-11T12:44:00Z" w:initials="CE">
    <w:p w14:paraId="F6FE5031">
      <w:pPr>
        <w:pStyle w:val="15"/>
        <w:rPr>
          <w:lang w:val="es-AR"/>
        </w:rPr>
      </w:pPr>
      <w:r>
        <w:rPr>
          <w:lang w:val="es-AR"/>
        </w:rPr>
        <w:t xml:space="preserve">No lo encuentro en el paper de adrián y ceci, solo dicen que se distingue claramente de cinnamomea y ruficollis que son las dos especies simpátricas con las que convive iberaensis en el sitio en donde las describieron.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7FF397F" w15:done="0"/>
  <w15:commentEx w15:paraId="F59FC431" w15:done="0"/>
  <w15:commentEx w15:paraId="BBFE596F" w15:done="0"/>
  <w15:commentEx w15:paraId="EBF712CB" w15:done="0"/>
  <w15:commentEx w15:paraId="D1D540EB" w15:done="0"/>
  <w15:commentEx w15:paraId="3BBE5536" w15:done="0"/>
  <w15:commentEx w15:paraId="BB37C4B0" w15:done="0"/>
  <w15:commentEx w15:paraId="78D35810" w15:done="0" w15:paraIdParent="BB37C4B0"/>
  <w15:commentEx w15:paraId="DD913784" w15:done="0" w15:paraIdParent="BB37C4B0"/>
  <w15:commentEx w15:paraId="7ECDEB08" w15:done="0" w15:paraIdParent="BB37C4B0"/>
  <w15:commentEx w15:paraId="76E743FA" w15:done="0"/>
  <w15:commentEx w15:paraId="AFCEBFD8" w15:done="0"/>
  <w15:commentEx w15:paraId="FDB50D91" w15:done="0"/>
  <w15:commentEx w15:paraId="2E9FFFFE" w15:done="0"/>
  <w15:commentEx w15:paraId="7F7F25B1" w15:done="0"/>
  <w15:commentEx w15:paraId="5F73D23A" w15:done="0" w15:paraIdParent="7F7F25B1"/>
  <w15:commentEx w15:paraId="B67FEEAD" w15:done="0"/>
  <w15:commentEx w15:paraId="4B9C24BF" w15:done="0"/>
  <w15:commentEx w15:paraId="3FCB421E" w15:done="0"/>
  <w15:commentEx w15:paraId="8B2F1043" w15:done="0"/>
  <w15:commentEx w15:paraId="757BC8DC" w15:done="0" w15:paraIdParent="8B2F1043"/>
  <w15:commentEx w15:paraId="BDAEBC35" w15:done="0"/>
  <w15:commentEx w15:paraId="5FC7FF8B" w15:done="0"/>
  <w15:commentEx w15:paraId="77FFC65C" w15:done="0"/>
  <w15:commentEx w15:paraId="F775E9D7" w15:done="0"/>
  <w15:commentEx w15:paraId="7FDB5B93" w15:done="0"/>
  <w15:commentEx w15:paraId="1BEF282C" w15:done="0"/>
  <w15:commentEx w15:paraId="35BFD820" w15:done="0"/>
  <w15:commentEx w15:paraId="F9DE189C" w15:done="0"/>
  <w15:commentEx w15:paraId="7FFE5E48" w15:done="0"/>
  <w15:commentEx w15:paraId="73C7246A" w15:done="0"/>
  <w15:commentEx w15:paraId="5FF79D7E" w15:done="0"/>
  <w15:commentEx w15:paraId="CA7FC6EE" w15:done="0"/>
  <w15:commentEx w15:paraId="6FBD5B33" w15:done="0"/>
  <w15:commentEx w15:paraId="6B7FF9C9" w15:done="0"/>
  <w15:commentEx w15:paraId="DBFD8C16" w15:done="0" w15:paraIdParent="6B7FF9C9"/>
  <w15:commentEx w15:paraId="49FBD0EF" w15:done="0"/>
  <w15:commentEx w15:paraId="F6FE503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omfortaa Light"/>
    <w:panose1 w:val="00000000000000000000"/>
    <w:charset w:val="00"/>
    <w:family w:val="swiss"/>
    <w:pitch w:val="default"/>
    <w:sig w:usb0="00000000" w:usb1="00000000" w:usb2="00000000" w:usb3="00000000" w:csb0="0000019F" w:csb1="00000000"/>
  </w:font>
  <w:font w:name="Comfortaa Light">
    <w:panose1 w:val="00000400000000000000"/>
    <w:charset w:val="00"/>
    <w:family w:val="auto"/>
    <w:pitch w:val="default"/>
    <w:sig w:usb0="20000287" w:usb1="00000002" w:usb2="00000000" w:usb3="00000000" w:csb0="2000019F" w:csb1="00000000"/>
  </w:font>
  <w:font w:name="Aptos Display">
    <w:altName w:val="Comfortaa Light"/>
    <w:panose1 w:val="00000000000000000000"/>
    <w:charset w:val="00"/>
    <w:family w:val="swiss"/>
    <w:pitch w:val="default"/>
    <w:sig w:usb0="00000000" w:usb1="00000000" w:usb2="00000000" w:usb3="00000000" w:csb0="0000019F" w:csb1="00000000"/>
  </w:font>
  <w:font w:name="等线 Light">
    <w:altName w:val="Comfortaa Light"/>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Aptos Narrow">
    <w:altName w:val="Comfortaa Light"/>
    <w:panose1 w:val="00000000000000000000"/>
    <w:charset w:val="00"/>
    <w:family w:val="swiss"/>
    <w:pitch w:val="default"/>
    <w:sig w:usb0="00000000" w:usb1="00000000" w:usb2="00000000" w:usb3="00000000" w:csb0="0000019F" w:csb1="00000000"/>
  </w:font>
  <w:font w:name="Abyssinica SIL">
    <w:panose1 w:val="02000000000000000000"/>
    <w:charset w:val="00"/>
    <w:family w:val="auto"/>
    <w:pitch w:val="default"/>
    <w:sig w:usb0="800000EF" w:usb1="5200A14B" w:usb2="08000828" w:usb3="00000000" w:csb0="20000001" w:csb1="00000000"/>
  </w:font>
  <w:font w:name="SimSun">
    <w:altName w:val="Droid Sans Fallbac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celo">
    <w15:presenceInfo w15:providerId="None" w15:userId="marcelo"/>
  </w15:person>
  <w15:person w15:author="marce">
    <w15:presenceInfo w15:providerId="None" w15:userId="marce"/>
  </w15:person>
  <w15:person w15:author="Darío Lijtmaer">
    <w15:presenceInfo w15:providerId="None" w15:userId="Darío Lijtmaer"/>
  </w15:person>
  <w15:person w15:author="Cecilia Estalles">
    <w15:presenceInfo w15:providerId="Windows Live" w15:userId="e815785eb3a35946"/>
  </w15:person>
  <w15:person w15:author="Leonardo Campagna">
    <w15:presenceInfo w15:providerId="AD" w15:userId="S::lc736@cornell.edu::b7384f43-78da-4fc8-94a2-4e54c8b0855a"/>
  </w15:person>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trackRevisions w:val="1"/>
  <w:documentProtection w:enforcement="0"/>
  <w:defaultTabStop w:val="720"/>
  <w:hyphenationZone w:val="42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1BD"/>
    <w:rsid w:val="00001DBE"/>
    <w:rsid w:val="000032A0"/>
    <w:rsid w:val="0000332B"/>
    <w:rsid w:val="000035D3"/>
    <w:rsid w:val="0000361C"/>
    <w:rsid w:val="00003F8A"/>
    <w:rsid w:val="00005029"/>
    <w:rsid w:val="000051ED"/>
    <w:rsid w:val="00005469"/>
    <w:rsid w:val="000058EC"/>
    <w:rsid w:val="00005FEF"/>
    <w:rsid w:val="00006026"/>
    <w:rsid w:val="000068B5"/>
    <w:rsid w:val="00006FCF"/>
    <w:rsid w:val="000073A5"/>
    <w:rsid w:val="0000754E"/>
    <w:rsid w:val="00007879"/>
    <w:rsid w:val="00007D47"/>
    <w:rsid w:val="00007FD1"/>
    <w:rsid w:val="00010803"/>
    <w:rsid w:val="0001080A"/>
    <w:rsid w:val="000108F9"/>
    <w:rsid w:val="00011B2A"/>
    <w:rsid w:val="00012177"/>
    <w:rsid w:val="0001243A"/>
    <w:rsid w:val="00012921"/>
    <w:rsid w:val="00012DB7"/>
    <w:rsid w:val="00014D24"/>
    <w:rsid w:val="000150C8"/>
    <w:rsid w:val="000150E8"/>
    <w:rsid w:val="00017288"/>
    <w:rsid w:val="000173BB"/>
    <w:rsid w:val="000179F6"/>
    <w:rsid w:val="00021491"/>
    <w:rsid w:val="000223E6"/>
    <w:rsid w:val="00022F89"/>
    <w:rsid w:val="00023727"/>
    <w:rsid w:val="00023C39"/>
    <w:rsid w:val="00023DBD"/>
    <w:rsid w:val="00024249"/>
    <w:rsid w:val="000245DE"/>
    <w:rsid w:val="000246CB"/>
    <w:rsid w:val="000258CD"/>
    <w:rsid w:val="00025DB3"/>
    <w:rsid w:val="00025EDB"/>
    <w:rsid w:val="000260FC"/>
    <w:rsid w:val="00026AC4"/>
    <w:rsid w:val="00026E18"/>
    <w:rsid w:val="000274D1"/>
    <w:rsid w:val="000304E9"/>
    <w:rsid w:val="00030586"/>
    <w:rsid w:val="0003085B"/>
    <w:rsid w:val="00030974"/>
    <w:rsid w:val="00031488"/>
    <w:rsid w:val="00031C12"/>
    <w:rsid w:val="00031D97"/>
    <w:rsid w:val="00031E2D"/>
    <w:rsid w:val="00032D4C"/>
    <w:rsid w:val="000333A6"/>
    <w:rsid w:val="000344FE"/>
    <w:rsid w:val="0003451F"/>
    <w:rsid w:val="000346C2"/>
    <w:rsid w:val="00034BA8"/>
    <w:rsid w:val="00034BC3"/>
    <w:rsid w:val="00034C39"/>
    <w:rsid w:val="00036059"/>
    <w:rsid w:val="00036BAC"/>
    <w:rsid w:val="00040662"/>
    <w:rsid w:val="00040B69"/>
    <w:rsid w:val="000412AC"/>
    <w:rsid w:val="000412D8"/>
    <w:rsid w:val="00041773"/>
    <w:rsid w:val="00041A8B"/>
    <w:rsid w:val="00041B68"/>
    <w:rsid w:val="00041CBC"/>
    <w:rsid w:val="00041E5B"/>
    <w:rsid w:val="00042622"/>
    <w:rsid w:val="00042A52"/>
    <w:rsid w:val="00042DBE"/>
    <w:rsid w:val="00042E7A"/>
    <w:rsid w:val="000431E0"/>
    <w:rsid w:val="000435A2"/>
    <w:rsid w:val="00043C4C"/>
    <w:rsid w:val="00043C54"/>
    <w:rsid w:val="00043C98"/>
    <w:rsid w:val="0004430C"/>
    <w:rsid w:val="00046B27"/>
    <w:rsid w:val="00046C4B"/>
    <w:rsid w:val="00046D73"/>
    <w:rsid w:val="00047A65"/>
    <w:rsid w:val="000501F1"/>
    <w:rsid w:val="00051454"/>
    <w:rsid w:val="0005192C"/>
    <w:rsid w:val="00051ABD"/>
    <w:rsid w:val="00052330"/>
    <w:rsid w:val="00052C4C"/>
    <w:rsid w:val="00053244"/>
    <w:rsid w:val="00053607"/>
    <w:rsid w:val="00053919"/>
    <w:rsid w:val="000550EE"/>
    <w:rsid w:val="00057255"/>
    <w:rsid w:val="0006228B"/>
    <w:rsid w:val="00062633"/>
    <w:rsid w:val="00062AE8"/>
    <w:rsid w:val="00062CF0"/>
    <w:rsid w:val="000636FE"/>
    <w:rsid w:val="0006375A"/>
    <w:rsid w:val="0006380B"/>
    <w:rsid w:val="00064041"/>
    <w:rsid w:val="00065C18"/>
    <w:rsid w:val="00065D80"/>
    <w:rsid w:val="0006689F"/>
    <w:rsid w:val="0006697C"/>
    <w:rsid w:val="00066A8D"/>
    <w:rsid w:val="00066B1B"/>
    <w:rsid w:val="00067295"/>
    <w:rsid w:val="00067A7D"/>
    <w:rsid w:val="00067D08"/>
    <w:rsid w:val="00067E23"/>
    <w:rsid w:val="00067E5F"/>
    <w:rsid w:val="00070261"/>
    <w:rsid w:val="000702B0"/>
    <w:rsid w:val="000706CB"/>
    <w:rsid w:val="00070803"/>
    <w:rsid w:val="0007087A"/>
    <w:rsid w:val="000710E7"/>
    <w:rsid w:val="000712D4"/>
    <w:rsid w:val="000725E3"/>
    <w:rsid w:val="000726CE"/>
    <w:rsid w:val="000745FF"/>
    <w:rsid w:val="000747CE"/>
    <w:rsid w:val="00074A17"/>
    <w:rsid w:val="000757C5"/>
    <w:rsid w:val="000764B4"/>
    <w:rsid w:val="0007783E"/>
    <w:rsid w:val="00077BB8"/>
    <w:rsid w:val="00077C12"/>
    <w:rsid w:val="00077C71"/>
    <w:rsid w:val="00077E94"/>
    <w:rsid w:val="00077F43"/>
    <w:rsid w:val="00082262"/>
    <w:rsid w:val="000825EF"/>
    <w:rsid w:val="0008431E"/>
    <w:rsid w:val="00086D0E"/>
    <w:rsid w:val="0009000A"/>
    <w:rsid w:val="00090059"/>
    <w:rsid w:val="0009016E"/>
    <w:rsid w:val="0009020C"/>
    <w:rsid w:val="0009124A"/>
    <w:rsid w:val="00091DE4"/>
    <w:rsid w:val="0009224B"/>
    <w:rsid w:val="00092411"/>
    <w:rsid w:val="00093184"/>
    <w:rsid w:val="0009323F"/>
    <w:rsid w:val="0009480B"/>
    <w:rsid w:val="00095EC5"/>
    <w:rsid w:val="00097165"/>
    <w:rsid w:val="00097207"/>
    <w:rsid w:val="00097B8B"/>
    <w:rsid w:val="00097C45"/>
    <w:rsid w:val="000A065E"/>
    <w:rsid w:val="000A06F3"/>
    <w:rsid w:val="000A10D7"/>
    <w:rsid w:val="000A29D0"/>
    <w:rsid w:val="000A2BC4"/>
    <w:rsid w:val="000A2D15"/>
    <w:rsid w:val="000A2D48"/>
    <w:rsid w:val="000A3311"/>
    <w:rsid w:val="000A338E"/>
    <w:rsid w:val="000A391E"/>
    <w:rsid w:val="000A4E76"/>
    <w:rsid w:val="000A558E"/>
    <w:rsid w:val="000A61C9"/>
    <w:rsid w:val="000A6427"/>
    <w:rsid w:val="000A7943"/>
    <w:rsid w:val="000A79E3"/>
    <w:rsid w:val="000A7B85"/>
    <w:rsid w:val="000A7F2E"/>
    <w:rsid w:val="000B0253"/>
    <w:rsid w:val="000B1042"/>
    <w:rsid w:val="000B2154"/>
    <w:rsid w:val="000B2222"/>
    <w:rsid w:val="000B25E8"/>
    <w:rsid w:val="000B2983"/>
    <w:rsid w:val="000B2C12"/>
    <w:rsid w:val="000B35DA"/>
    <w:rsid w:val="000B43A6"/>
    <w:rsid w:val="000B446C"/>
    <w:rsid w:val="000B4486"/>
    <w:rsid w:val="000B47E1"/>
    <w:rsid w:val="000B5926"/>
    <w:rsid w:val="000C120F"/>
    <w:rsid w:val="000C181B"/>
    <w:rsid w:val="000C21E3"/>
    <w:rsid w:val="000C2601"/>
    <w:rsid w:val="000C288B"/>
    <w:rsid w:val="000C288F"/>
    <w:rsid w:val="000C2AFC"/>
    <w:rsid w:val="000C2DE8"/>
    <w:rsid w:val="000C52D1"/>
    <w:rsid w:val="000C536B"/>
    <w:rsid w:val="000C5500"/>
    <w:rsid w:val="000C56DA"/>
    <w:rsid w:val="000C5C6E"/>
    <w:rsid w:val="000C5E7D"/>
    <w:rsid w:val="000C6489"/>
    <w:rsid w:val="000C6ADD"/>
    <w:rsid w:val="000C6D02"/>
    <w:rsid w:val="000C6DD2"/>
    <w:rsid w:val="000C738C"/>
    <w:rsid w:val="000C7715"/>
    <w:rsid w:val="000C79AA"/>
    <w:rsid w:val="000C7E40"/>
    <w:rsid w:val="000D02A0"/>
    <w:rsid w:val="000D069F"/>
    <w:rsid w:val="000D076F"/>
    <w:rsid w:val="000D0E6E"/>
    <w:rsid w:val="000D10FF"/>
    <w:rsid w:val="000D1388"/>
    <w:rsid w:val="000D232A"/>
    <w:rsid w:val="000D37AA"/>
    <w:rsid w:val="000D48AE"/>
    <w:rsid w:val="000D4B47"/>
    <w:rsid w:val="000D4B79"/>
    <w:rsid w:val="000D58FE"/>
    <w:rsid w:val="000D599E"/>
    <w:rsid w:val="000D5C8E"/>
    <w:rsid w:val="000D75AE"/>
    <w:rsid w:val="000D790D"/>
    <w:rsid w:val="000E05BB"/>
    <w:rsid w:val="000E0844"/>
    <w:rsid w:val="000E08DE"/>
    <w:rsid w:val="000E09F5"/>
    <w:rsid w:val="000E0BBE"/>
    <w:rsid w:val="000E15CE"/>
    <w:rsid w:val="000E2F33"/>
    <w:rsid w:val="000E3E1B"/>
    <w:rsid w:val="000E4042"/>
    <w:rsid w:val="000E471E"/>
    <w:rsid w:val="000E587E"/>
    <w:rsid w:val="000E683B"/>
    <w:rsid w:val="000E6F0B"/>
    <w:rsid w:val="000E726D"/>
    <w:rsid w:val="000E7C98"/>
    <w:rsid w:val="000E7E9F"/>
    <w:rsid w:val="000F04FB"/>
    <w:rsid w:val="000F11E1"/>
    <w:rsid w:val="000F29CD"/>
    <w:rsid w:val="000F3181"/>
    <w:rsid w:val="000F42DE"/>
    <w:rsid w:val="000F4969"/>
    <w:rsid w:val="000F4C24"/>
    <w:rsid w:val="000F4E2E"/>
    <w:rsid w:val="000F53CB"/>
    <w:rsid w:val="000F73D9"/>
    <w:rsid w:val="00100D5D"/>
    <w:rsid w:val="0010185E"/>
    <w:rsid w:val="00101D38"/>
    <w:rsid w:val="00102352"/>
    <w:rsid w:val="00102BFA"/>
    <w:rsid w:val="00102ECC"/>
    <w:rsid w:val="001036D2"/>
    <w:rsid w:val="001037DB"/>
    <w:rsid w:val="00103C8A"/>
    <w:rsid w:val="00103F0A"/>
    <w:rsid w:val="00104D1D"/>
    <w:rsid w:val="001057C3"/>
    <w:rsid w:val="00107975"/>
    <w:rsid w:val="00107B04"/>
    <w:rsid w:val="00107DD8"/>
    <w:rsid w:val="00107F6F"/>
    <w:rsid w:val="00111531"/>
    <w:rsid w:val="00111DEB"/>
    <w:rsid w:val="00113004"/>
    <w:rsid w:val="00113A15"/>
    <w:rsid w:val="00113DAC"/>
    <w:rsid w:val="0011407F"/>
    <w:rsid w:val="00116BD5"/>
    <w:rsid w:val="00117295"/>
    <w:rsid w:val="001172EB"/>
    <w:rsid w:val="00117CC5"/>
    <w:rsid w:val="00117FED"/>
    <w:rsid w:val="001205CE"/>
    <w:rsid w:val="00120A51"/>
    <w:rsid w:val="00120FEF"/>
    <w:rsid w:val="0012146A"/>
    <w:rsid w:val="00121658"/>
    <w:rsid w:val="00121C7A"/>
    <w:rsid w:val="0012240B"/>
    <w:rsid w:val="0012270C"/>
    <w:rsid w:val="00122D6F"/>
    <w:rsid w:val="00122E82"/>
    <w:rsid w:val="00124347"/>
    <w:rsid w:val="00124E13"/>
    <w:rsid w:val="00125217"/>
    <w:rsid w:val="0012525D"/>
    <w:rsid w:val="00125670"/>
    <w:rsid w:val="00125BD5"/>
    <w:rsid w:val="00125CDB"/>
    <w:rsid w:val="001273BF"/>
    <w:rsid w:val="00127418"/>
    <w:rsid w:val="001274F5"/>
    <w:rsid w:val="00130AB5"/>
    <w:rsid w:val="001316A0"/>
    <w:rsid w:val="00131D43"/>
    <w:rsid w:val="00131D51"/>
    <w:rsid w:val="00132767"/>
    <w:rsid w:val="00132D02"/>
    <w:rsid w:val="00132D8F"/>
    <w:rsid w:val="00132E71"/>
    <w:rsid w:val="0013385C"/>
    <w:rsid w:val="00133BFA"/>
    <w:rsid w:val="00133CC0"/>
    <w:rsid w:val="00133D2A"/>
    <w:rsid w:val="001342DF"/>
    <w:rsid w:val="0013466A"/>
    <w:rsid w:val="001346CD"/>
    <w:rsid w:val="001346D2"/>
    <w:rsid w:val="00134D8C"/>
    <w:rsid w:val="00135050"/>
    <w:rsid w:val="001358C1"/>
    <w:rsid w:val="00140019"/>
    <w:rsid w:val="0014006D"/>
    <w:rsid w:val="0014060D"/>
    <w:rsid w:val="001412B9"/>
    <w:rsid w:val="0014145F"/>
    <w:rsid w:val="00142ED2"/>
    <w:rsid w:val="00142FBE"/>
    <w:rsid w:val="0014546B"/>
    <w:rsid w:val="001454A2"/>
    <w:rsid w:val="00145F1C"/>
    <w:rsid w:val="0014686C"/>
    <w:rsid w:val="00146FCE"/>
    <w:rsid w:val="001472C0"/>
    <w:rsid w:val="00147E53"/>
    <w:rsid w:val="00147EB1"/>
    <w:rsid w:val="00147FF9"/>
    <w:rsid w:val="00150086"/>
    <w:rsid w:val="001500FE"/>
    <w:rsid w:val="001503D2"/>
    <w:rsid w:val="00151795"/>
    <w:rsid w:val="00151812"/>
    <w:rsid w:val="001522F7"/>
    <w:rsid w:val="0015235C"/>
    <w:rsid w:val="00152961"/>
    <w:rsid w:val="00152B64"/>
    <w:rsid w:val="00152DB7"/>
    <w:rsid w:val="00153748"/>
    <w:rsid w:val="001537D6"/>
    <w:rsid w:val="001547AF"/>
    <w:rsid w:val="001547B4"/>
    <w:rsid w:val="001563A3"/>
    <w:rsid w:val="00157617"/>
    <w:rsid w:val="00157F04"/>
    <w:rsid w:val="001615EF"/>
    <w:rsid w:val="001616F5"/>
    <w:rsid w:val="001627E9"/>
    <w:rsid w:val="00163AE8"/>
    <w:rsid w:val="00164C4A"/>
    <w:rsid w:val="001651E9"/>
    <w:rsid w:val="00165900"/>
    <w:rsid w:val="00165B46"/>
    <w:rsid w:val="00166852"/>
    <w:rsid w:val="00166F3E"/>
    <w:rsid w:val="00166F8B"/>
    <w:rsid w:val="00166FD6"/>
    <w:rsid w:val="001679F4"/>
    <w:rsid w:val="00167F52"/>
    <w:rsid w:val="0017056D"/>
    <w:rsid w:val="00170C53"/>
    <w:rsid w:val="00172415"/>
    <w:rsid w:val="00172461"/>
    <w:rsid w:val="00173626"/>
    <w:rsid w:val="00173D03"/>
    <w:rsid w:val="00173E34"/>
    <w:rsid w:val="00174224"/>
    <w:rsid w:val="00176C80"/>
    <w:rsid w:val="00176DF6"/>
    <w:rsid w:val="0017712B"/>
    <w:rsid w:val="00177632"/>
    <w:rsid w:val="001777E3"/>
    <w:rsid w:val="001809A4"/>
    <w:rsid w:val="0018104E"/>
    <w:rsid w:val="0018177E"/>
    <w:rsid w:val="001817AD"/>
    <w:rsid w:val="00182282"/>
    <w:rsid w:val="00182E64"/>
    <w:rsid w:val="00182F87"/>
    <w:rsid w:val="00183662"/>
    <w:rsid w:val="001836C1"/>
    <w:rsid w:val="00183D1B"/>
    <w:rsid w:val="00183D6B"/>
    <w:rsid w:val="00183D84"/>
    <w:rsid w:val="00183EE9"/>
    <w:rsid w:val="00184A98"/>
    <w:rsid w:val="00184EE9"/>
    <w:rsid w:val="00185AFC"/>
    <w:rsid w:val="001863A2"/>
    <w:rsid w:val="0018659E"/>
    <w:rsid w:val="001865D7"/>
    <w:rsid w:val="00186DDD"/>
    <w:rsid w:val="0019032D"/>
    <w:rsid w:val="0019050E"/>
    <w:rsid w:val="00190B0A"/>
    <w:rsid w:val="00190B45"/>
    <w:rsid w:val="00190BB9"/>
    <w:rsid w:val="0019181C"/>
    <w:rsid w:val="00191916"/>
    <w:rsid w:val="00192C2F"/>
    <w:rsid w:val="00192E98"/>
    <w:rsid w:val="001931AA"/>
    <w:rsid w:val="001936FF"/>
    <w:rsid w:val="00193BEC"/>
    <w:rsid w:val="00194137"/>
    <w:rsid w:val="00194328"/>
    <w:rsid w:val="0019448A"/>
    <w:rsid w:val="00194C18"/>
    <w:rsid w:val="00196BA0"/>
    <w:rsid w:val="001970C4"/>
    <w:rsid w:val="001971B6"/>
    <w:rsid w:val="00197A94"/>
    <w:rsid w:val="00197C65"/>
    <w:rsid w:val="001A0743"/>
    <w:rsid w:val="001A0D57"/>
    <w:rsid w:val="001A1218"/>
    <w:rsid w:val="001A1E01"/>
    <w:rsid w:val="001A211B"/>
    <w:rsid w:val="001A3D51"/>
    <w:rsid w:val="001A43C4"/>
    <w:rsid w:val="001A4A13"/>
    <w:rsid w:val="001A5321"/>
    <w:rsid w:val="001A55A8"/>
    <w:rsid w:val="001A5A38"/>
    <w:rsid w:val="001A5FF4"/>
    <w:rsid w:val="001A647D"/>
    <w:rsid w:val="001A6A73"/>
    <w:rsid w:val="001A6FE1"/>
    <w:rsid w:val="001A7042"/>
    <w:rsid w:val="001A7854"/>
    <w:rsid w:val="001B018C"/>
    <w:rsid w:val="001B0425"/>
    <w:rsid w:val="001B0426"/>
    <w:rsid w:val="001B0800"/>
    <w:rsid w:val="001B1F00"/>
    <w:rsid w:val="001B2167"/>
    <w:rsid w:val="001B2C1A"/>
    <w:rsid w:val="001B41F0"/>
    <w:rsid w:val="001B4333"/>
    <w:rsid w:val="001B46F3"/>
    <w:rsid w:val="001B4D91"/>
    <w:rsid w:val="001B56AF"/>
    <w:rsid w:val="001B5C76"/>
    <w:rsid w:val="001B60FB"/>
    <w:rsid w:val="001B6C76"/>
    <w:rsid w:val="001B751D"/>
    <w:rsid w:val="001C0173"/>
    <w:rsid w:val="001C0E50"/>
    <w:rsid w:val="001C104A"/>
    <w:rsid w:val="001C2D20"/>
    <w:rsid w:val="001C31C4"/>
    <w:rsid w:val="001C41B3"/>
    <w:rsid w:val="001C437F"/>
    <w:rsid w:val="001C465D"/>
    <w:rsid w:val="001C49E6"/>
    <w:rsid w:val="001C4FFE"/>
    <w:rsid w:val="001C507A"/>
    <w:rsid w:val="001C5B45"/>
    <w:rsid w:val="001C613A"/>
    <w:rsid w:val="001C687D"/>
    <w:rsid w:val="001D0116"/>
    <w:rsid w:val="001D0B4A"/>
    <w:rsid w:val="001D172E"/>
    <w:rsid w:val="001D18D3"/>
    <w:rsid w:val="001D2431"/>
    <w:rsid w:val="001D3AD7"/>
    <w:rsid w:val="001D3AF5"/>
    <w:rsid w:val="001D3BD5"/>
    <w:rsid w:val="001D4831"/>
    <w:rsid w:val="001D4EE9"/>
    <w:rsid w:val="001D5A83"/>
    <w:rsid w:val="001D5C98"/>
    <w:rsid w:val="001D6529"/>
    <w:rsid w:val="001D6A1B"/>
    <w:rsid w:val="001D78B3"/>
    <w:rsid w:val="001D7EF3"/>
    <w:rsid w:val="001E01A7"/>
    <w:rsid w:val="001E0A03"/>
    <w:rsid w:val="001E11E6"/>
    <w:rsid w:val="001E1C1E"/>
    <w:rsid w:val="001E23B4"/>
    <w:rsid w:val="001E2D78"/>
    <w:rsid w:val="001E3076"/>
    <w:rsid w:val="001E3442"/>
    <w:rsid w:val="001E433E"/>
    <w:rsid w:val="001E4685"/>
    <w:rsid w:val="001E4759"/>
    <w:rsid w:val="001E4D8D"/>
    <w:rsid w:val="001E4F51"/>
    <w:rsid w:val="001E560F"/>
    <w:rsid w:val="001E5879"/>
    <w:rsid w:val="001E58C0"/>
    <w:rsid w:val="001E58DC"/>
    <w:rsid w:val="001E6A29"/>
    <w:rsid w:val="001E6B1D"/>
    <w:rsid w:val="001E7469"/>
    <w:rsid w:val="001E7E24"/>
    <w:rsid w:val="001F1CE4"/>
    <w:rsid w:val="001F1D4D"/>
    <w:rsid w:val="001F2AD7"/>
    <w:rsid w:val="001F49BE"/>
    <w:rsid w:val="001F57BE"/>
    <w:rsid w:val="001F64DB"/>
    <w:rsid w:val="001F68A1"/>
    <w:rsid w:val="001F6D28"/>
    <w:rsid w:val="001F6D75"/>
    <w:rsid w:val="001F6D8D"/>
    <w:rsid w:val="001F71D8"/>
    <w:rsid w:val="001F7571"/>
    <w:rsid w:val="001F78E5"/>
    <w:rsid w:val="001F7E5B"/>
    <w:rsid w:val="00200FDB"/>
    <w:rsid w:val="002029C6"/>
    <w:rsid w:val="00202B09"/>
    <w:rsid w:val="00203E48"/>
    <w:rsid w:val="00204BA4"/>
    <w:rsid w:val="00204F45"/>
    <w:rsid w:val="0020544F"/>
    <w:rsid w:val="00205769"/>
    <w:rsid w:val="00206072"/>
    <w:rsid w:val="00206B2F"/>
    <w:rsid w:val="00207212"/>
    <w:rsid w:val="002100D6"/>
    <w:rsid w:val="0021142E"/>
    <w:rsid w:val="002116BC"/>
    <w:rsid w:val="00211FDD"/>
    <w:rsid w:val="002125AB"/>
    <w:rsid w:val="00212D0E"/>
    <w:rsid w:val="002131AA"/>
    <w:rsid w:val="00213546"/>
    <w:rsid w:val="00214148"/>
    <w:rsid w:val="002141B2"/>
    <w:rsid w:val="00214604"/>
    <w:rsid w:val="0021566F"/>
    <w:rsid w:val="0021615E"/>
    <w:rsid w:val="00216347"/>
    <w:rsid w:val="00216550"/>
    <w:rsid w:val="002166DB"/>
    <w:rsid w:val="00216DE4"/>
    <w:rsid w:val="0021706F"/>
    <w:rsid w:val="0022046F"/>
    <w:rsid w:val="00220D93"/>
    <w:rsid w:val="0022127E"/>
    <w:rsid w:val="00221AA1"/>
    <w:rsid w:val="00222539"/>
    <w:rsid w:val="00222910"/>
    <w:rsid w:val="00223093"/>
    <w:rsid w:val="002235C7"/>
    <w:rsid w:val="002235D4"/>
    <w:rsid w:val="00223786"/>
    <w:rsid w:val="00223A85"/>
    <w:rsid w:val="002243A3"/>
    <w:rsid w:val="0022446C"/>
    <w:rsid w:val="00224B65"/>
    <w:rsid w:val="0022500D"/>
    <w:rsid w:val="002253E2"/>
    <w:rsid w:val="00225DAA"/>
    <w:rsid w:val="00225EF2"/>
    <w:rsid w:val="00225F78"/>
    <w:rsid w:val="002263F3"/>
    <w:rsid w:val="00226442"/>
    <w:rsid w:val="00226CCB"/>
    <w:rsid w:val="00227286"/>
    <w:rsid w:val="00227506"/>
    <w:rsid w:val="002275D2"/>
    <w:rsid w:val="00227F63"/>
    <w:rsid w:val="00230E5C"/>
    <w:rsid w:val="00232528"/>
    <w:rsid w:val="0023270A"/>
    <w:rsid w:val="00232912"/>
    <w:rsid w:val="002334FE"/>
    <w:rsid w:val="0023457A"/>
    <w:rsid w:val="00235B00"/>
    <w:rsid w:val="00236EFE"/>
    <w:rsid w:val="00237691"/>
    <w:rsid w:val="002402A7"/>
    <w:rsid w:val="00240B77"/>
    <w:rsid w:val="00240B80"/>
    <w:rsid w:val="00240E26"/>
    <w:rsid w:val="00240EB5"/>
    <w:rsid w:val="00241D58"/>
    <w:rsid w:val="00242285"/>
    <w:rsid w:val="002423F5"/>
    <w:rsid w:val="00242E86"/>
    <w:rsid w:val="00242FD2"/>
    <w:rsid w:val="00243004"/>
    <w:rsid w:val="00243148"/>
    <w:rsid w:val="002432DA"/>
    <w:rsid w:val="0024343A"/>
    <w:rsid w:val="00243981"/>
    <w:rsid w:val="0024445D"/>
    <w:rsid w:val="002446AC"/>
    <w:rsid w:val="00244915"/>
    <w:rsid w:val="00244FC3"/>
    <w:rsid w:val="002457C5"/>
    <w:rsid w:val="00245AC1"/>
    <w:rsid w:val="00246056"/>
    <w:rsid w:val="0024608C"/>
    <w:rsid w:val="0024646C"/>
    <w:rsid w:val="00246E46"/>
    <w:rsid w:val="002471E1"/>
    <w:rsid w:val="0024783E"/>
    <w:rsid w:val="002508A3"/>
    <w:rsid w:val="00251156"/>
    <w:rsid w:val="00251AC1"/>
    <w:rsid w:val="0025307E"/>
    <w:rsid w:val="00253C85"/>
    <w:rsid w:val="00253D2F"/>
    <w:rsid w:val="00253E7D"/>
    <w:rsid w:val="00255C59"/>
    <w:rsid w:val="00256018"/>
    <w:rsid w:val="00256973"/>
    <w:rsid w:val="002569EF"/>
    <w:rsid w:val="00256FB2"/>
    <w:rsid w:val="002574E2"/>
    <w:rsid w:val="002577DC"/>
    <w:rsid w:val="00257BC6"/>
    <w:rsid w:val="0026071D"/>
    <w:rsid w:val="00260B57"/>
    <w:rsid w:val="00260E7D"/>
    <w:rsid w:val="00261476"/>
    <w:rsid w:val="002617A9"/>
    <w:rsid w:val="00261C9D"/>
    <w:rsid w:val="002620E9"/>
    <w:rsid w:val="0026252B"/>
    <w:rsid w:val="002637B7"/>
    <w:rsid w:val="00263B8F"/>
    <w:rsid w:val="002641C1"/>
    <w:rsid w:val="00264A54"/>
    <w:rsid w:val="00265008"/>
    <w:rsid w:val="00265A30"/>
    <w:rsid w:val="00265C84"/>
    <w:rsid w:val="002665F2"/>
    <w:rsid w:val="00266797"/>
    <w:rsid w:val="00266B42"/>
    <w:rsid w:val="00266B96"/>
    <w:rsid w:val="00266CB9"/>
    <w:rsid w:val="00266E0C"/>
    <w:rsid w:val="00267172"/>
    <w:rsid w:val="00267DF0"/>
    <w:rsid w:val="00267F82"/>
    <w:rsid w:val="0027003C"/>
    <w:rsid w:val="002700E3"/>
    <w:rsid w:val="002703F3"/>
    <w:rsid w:val="00270C17"/>
    <w:rsid w:val="00270DCC"/>
    <w:rsid w:val="00270DD4"/>
    <w:rsid w:val="00272759"/>
    <w:rsid w:val="002729D6"/>
    <w:rsid w:val="002735FA"/>
    <w:rsid w:val="00274593"/>
    <w:rsid w:val="00274EA3"/>
    <w:rsid w:val="00275776"/>
    <w:rsid w:val="00275C39"/>
    <w:rsid w:val="00275F54"/>
    <w:rsid w:val="00276520"/>
    <w:rsid w:val="0027691E"/>
    <w:rsid w:val="00276D25"/>
    <w:rsid w:val="00277213"/>
    <w:rsid w:val="00277389"/>
    <w:rsid w:val="00277619"/>
    <w:rsid w:val="00277635"/>
    <w:rsid w:val="00277DD9"/>
    <w:rsid w:val="00280184"/>
    <w:rsid w:val="00280370"/>
    <w:rsid w:val="0028080A"/>
    <w:rsid w:val="00280BC1"/>
    <w:rsid w:val="00280F12"/>
    <w:rsid w:val="0028134A"/>
    <w:rsid w:val="00281EE7"/>
    <w:rsid w:val="0028203C"/>
    <w:rsid w:val="00282267"/>
    <w:rsid w:val="00282587"/>
    <w:rsid w:val="00282EA9"/>
    <w:rsid w:val="002837A6"/>
    <w:rsid w:val="00283B40"/>
    <w:rsid w:val="00284819"/>
    <w:rsid w:val="00284D9D"/>
    <w:rsid w:val="00284EBE"/>
    <w:rsid w:val="0028532E"/>
    <w:rsid w:val="002855FE"/>
    <w:rsid w:val="00286537"/>
    <w:rsid w:val="002871EE"/>
    <w:rsid w:val="0028744B"/>
    <w:rsid w:val="002875C1"/>
    <w:rsid w:val="00287A32"/>
    <w:rsid w:val="00287B4E"/>
    <w:rsid w:val="00290683"/>
    <w:rsid w:val="00290D59"/>
    <w:rsid w:val="002916DD"/>
    <w:rsid w:val="00291D51"/>
    <w:rsid w:val="0029235C"/>
    <w:rsid w:val="00292CFE"/>
    <w:rsid w:val="0029327D"/>
    <w:rsid w:val="002934CD"/>
    <w:rsid w:val="0029366C"/>
    <w:rsid w:val="00293899"/>
    <w:rsid w:val="00293A4A"/>
    <w:rsid w:val="00293D8F"/>
    <w:rsid w:val="002940B1"/>
    <w:rsid w:val="002942C4"/>
    <w:rsid w:val="00294CC7"/>
    <w:rsid w:val="00295098"/>
    <w:rsid w:val="0029525F"/>
    <w:rsid w:val="002956FC"/>
    <w:rsid w:val="00295874"/>
    <w:rsid w:val="002958DE"/>
    <w:rsid w:val="00296DB8"/>
    <w:rsid w:val="002974B5"/>
    <w:rsid w:val="002976D9"/>
    <w:rsid w:val="00297821"/>
    <w:rsid w:val="00297C44"/>
    <w:rsid w:val="00297DF5"/>
    <w:rsid w:val="00297E23"/>
    <w:rsid w:val="002A1550"/>
    <w:rsid w:val="002A16FE"/>
    <w:rsid w:val="002A2816"/>
    <w:rsid w:val="002A2A32"/>
    <w:rsid w:val="002A2E26"/>
    <w:rsid w:val="002A2F31"/>
    <w:rsid w:val="002A3263"/>
    <w:rsid w:val="002A3531"/>
    <w:rsid w:val="002A4480"/>
    <w:rsid w:val="002A4B81"/>
    <w:rsid w:val="002A4DAF"/>
    <w:rsid w:val="002A5265"/>
    <w:rsid w:val="002A5BC1"/>
    <w:rsid w:val="002A5FEB"/>
    <w:rsid w:val="002A61B1"/>
    <w:rsid w:val="002A62CF"/>
    <w:rsid w:val="002A6B43"/>
    <w:rsid w:val="002A6B64"/>
    <w:rsid w:val="002A6B7F"/>
    <w:rsid w:val="002A6D3E"/>
    <w:rsid w:val="002A6F5C"/>
    <w:rsid w:val="002A712B"/>
    <w:rsid w:val="002A7146"/>
    <w:rsid w:val="002A7402"/>
    <w:rsid w:val="002A75E8"/>
    <w:rsid w:val="002A764B"/>
    <w:rsid w:val="002A7AEE"/>
    <w:rsid w:val="002A7D1A"/>
    <w:rsid w:val="002B0468"/>
    <w:rsid w:val="002B0E2D"/>
    <w:rsid w:val="002B1419"/>
    <w:rsid w:val="002B1CB5"/>
    <w:rsid w:val="002B25E1"/>
    <w:rsid w:val="002B38A0"/>
    <w:rsid w:val="002B4FE4"/>
    <w:rsid w:val="002B506A"/>
    <w:rsid w:val="002B535C"/>
    <w:rsid w:val="002B57FF"/>
    <w:rsid w:val="002B6130"/>
    <w:rsid w:val="002B6B8E"/>
    <w:rsid w:val="002B6BF8"/>
    <w:rsid w:val="002B6C33"/>
    <w:rsid w:val="002B79B4"/>
    <w:rsid w:val="002B7F36"/>
    <w:rsid w:val="002C07A9"/>
    <w:rsid w:val="002C1D33"/>
    <w:rsid w:val="002C1EC5"/>
    <w:rsid w:val="002C26A3"/>
    <w:rsid w:val="002C2928"/>
    <w:rsid w:val="002C339F"/>
    <w:rsid w:val="002C3744"/>
    <w:rsid w:val="002C3889"/>
    <w:rsid w:val="002C3DB7"/>
    <w:rsid w:val="002C46B0"/>
    <w:rsid w:val="002C4E44"/>
    <w:rsid w:val="002C57B8"/>
    <w:rsid w:val="002C6551"/>
    <w:rsid w:val="002C6A40"/>
    <w:rsid w:val="002C7BC1"/>
    <w:rsid w:val="002D0B48"/>
    <w:rsid w:val="002D167A"/>
    <w:rsid w:val="002D2BEF"/>
    <w:rsid w:val="002D2CD6"/>
    <w:rsid w:val="002D3FD4"/>
    <w:rsid w:val="002D42EA"/>
    <w:rsid w:val="002D42EC"/>
    <w:rsid w:val="002D5644"/>
    <w:rsid w:val="002D5B15"/>
    <w:rsid w:val="002D61A6"/>
    <w:rsid w:val="002D694F"/>
    <w:rsid w:val="002D6BD2"/>
    <w:rsid w:val="002D76D8"/>
    <w:rsid w:val="002D7966"/>
    <w:rsid w:val="002D7B0B"/>
    <w:rsid w:val="002E0782"/>
    <w:rsid w:val="002E1CA1"/>
    <w:rsid w:val="002E1E2B"/>
    <w:rsid w:val="002E27D1"/>
    <w:rsid w:val="002E42AD"/>
    <w:rsid w:val="002E4786"/>
    <w:rsid w:val="002E4AB9"/>
    <w:rsid w:val="002E50AF"/>
    <w:rsid w:val="002E5AB9"/>
    <w:rsid w:val="002E5EBE"/>
    <w:rsid w:val="002E60B7"/>
    <w:rsid w:val="002E6A9B"/>
    <w:rsid w:val="002E747C"/>
    <w:rsid w:val="002E798F"/>
    <w:rsid w:val="002E7E03"/>
    <w:rsid w:val="002F04A4"/>
    <w:rsid w:val="002F0C23"/>
    <w:rsid w:val="002F0FA7"/>
    <w:rsid w:val="002F1A15"/>
    <w:rsid w:val="002F1D1F"/>
    <w:rsid w:val="002F2A65"/>
    <w:rsid w:val="002F341D"/>
    <w:rsid w:val="002F3AD5"/>
    <w:rsid w:val="002F3B96"/>
    <w:rsid w:val="002F40F1"/>
    <w:rsid w:val="002F4B9C"/>
    <w:rsid w:val="002F4F4C"/>
    <w:rsid w:val="002F6262"/>
    <w:rsid w:val="002F6478"/>
    <w:rsid w:val="002F6838"/>
    <w:rsid w:val="002F68FC"/>
    <w:rsid w:val="002F6B59"/>
    <w:rsid w:val="002F6E3A"/>
    <w:rsid w:val="002F7AAC"/>
    <w:rsid w:val="00301152"/>
    <w:rsid w:val="0030138A"/>
    <w:rsid w:val="00302129"/>
    <w:rsid w:val="0030230F"/>
    <w:rsid w:val="00303467"/>
    <w:rsid w:val="00303B1E"/>
    <w:rsid w:val="00303BE9"/>
    <w:rsid w:val="00304C29"/>
    <w:rsid w:val="0030509C"/>
    <w:rsid w:val="00305271"/>
    <w:rsid w:val="00305CF9"/>
    <w:rsid w:val="00306156"/>
    <w:rsid w:val="00306D30"/>
    <w:rsid w:val="0030726A"/>
    <w:rsid w:val="003076C2"/>
    <w:rsid w:val="00307994"/>
    <w:rsid w:val="00310378"/>
    <w:rsid w:val="003103DB"/>
    <w:rsid w:val="0031114F"/>
    <w:rsid w:val="00311A22"/>
    <w:rsid w:val="00311BF2"/>
    <w:rsid w:val="00311CE6"/>
    <w:rsid w:val="0031288E"/>
    <w:rsid w:val="0031296B"/>
    <w:rsid w:val="003129E4"/>
    <w:rsid w:val="00312C8E"/>
    <w:rsid w:val="00313021"/>
    <w:rsid w:val="0031340F"/>
    <w:rsid w:val="0031385F"/>
    <w:rsid w:val="003141D8"/>
    <w:rsid w:val="0031425F"/>
    <w:rsid w:val="0031451A"/>
    <w:rsid w:val="00314D61"/>
    <w:rsid w:val="003151A4"/>
    <w:rsid w:val="00315440"/>
    <w:rsid w:val="00315658"/>
    <w:rsid w:val="00315805"/>
    <w:rsid w:val="00315CB3"/>
    <w:rsid w:val="00315EF2"/>
    <w:rsid w:val="0031607E"/>
    <w:rsid w:val="00317387"/>
    <w:rsid w:val="00317AB3"/>
    <w:rsid w:val="00317DD8"/>
    <w:rsid w:val="00320EF3"/>
    <w:rsid w:val="0032105C"/>
    <w:rsid w:val="00321295"/>
    <w:rsid w:val="0032161F"/>
    <w:rsid w:val="00321F5F"/>
    <w:rsid w:val="00323E3D"/>
    <w:rsid w:val="00324096"/>
    <w:rsid w:val="00324305"/>
    <w:rsid w:val="003253F8"/>
    <w:rsid w:val="003254C2"/>
    <w:rsid w:val="003254DF"/>
    <w:rsid w:val="0032651E"/>
    <w:rsid w:val="0032699E"/>
    <w:rsid w:val="00326BB9"/>
    <w:rsid w:val="00326F4B"/>
    <w:rsid w:val="00327A0C"/>
    <w:rsid w:val="00330244"/>
    <w:rsid w:val="0033073E"/>
    <w:rsid w:val="00330A3B"/>
    <w:rsid w:val="00330EB2"/>
    <w:rsid w:val="003312B2"/>
    <w:rsid w:val="00333836"/>
    <w:rsid w:val="00333EAB"/>
    <w:rsid w:val="00334245"/>
    <w:rsid w:val="00334A6B"/>
    <w:rsid w:val="00334E4A"/>
    <w:rsid w:val="00335651"/>
    <w:rsid w:val="00336A7A"/>
    <w:rsid w:val="00336B2B"/>
    <w:rsid w:val="0033722C"/>
    <w:rsid w:val="003372AB"/>
    <w:rsid w:val="00337B13"/>
    <w:rsid w:val="00337F88"/>
    <w:rsid w:val="003402B0"/>
    <w:rsid w:val="003402DE"/>
    <w:rsid w:val="003405EF"/>
    <w:rsid w:val="00340FA8"/>
    <w:rsid w:val="00341CCC"/>
    <w:rsid w:val="00341E05"/>
    <w:rsid w:val="0034242B"/>
    <w:rsid w:val="003425C5"/>
    <w:rsid w:val="00343521"/>
    <w:rsid w:val="00344CEB"/>
    <w:rsid w:val="0034633C"/>
    <w:rsid w:val="00346756"/>
    <w:rsid w:val="00347732"/>
    <w:rsid w:val="00347944"/>
    <w:rsid w:val="00347C83"/>
    <w:rsid w:val="00347F80"/>
    <w:rsid w:val="0035007C"/>
    <w:rsid w:val="00350B0D"/>
    <w:rsid w:val="00350CBE"/>
    <w:rsid w:val="00350D64"/>
    <w:rsid w:val="0035159B"/>
    <w:rsid w:val="003515CA"/>
    <w:rsid w:val="003518CE"/>
    <w:rsid w:val="00351E5D"/>
    <w:rsid w:val="00352CD6"/>
    <w:rsid w:val="003538BC"/>
    <w:rsid w:val="003539E6"/>
    <w:rsid w:val="00353BB3"/>
    <w:rsid w:val="00353C95"/>
    <w:rsid w:val="00353CD3"/>
    <w:rsid w:val="00354780"/>
    <w:rsid w:val="003552F6"/>
    <w:rsid w:val="003554DE"/>
    <w:rsid w:val="00356116"/>
    <w:rsid w:val="0036016D"/>
    <w:rsid w:val="003603F7"/>
    <w:rsid w:val="00361716"/>
    <w:rsid w:val="00361BC6"/>
    <w:rsid w:val="00362269"/>
    <w:rsid w:val="00363D8E"/>
    <w:rsid w:val="003648C0"/>
    <w:rsid w:val="00365747"/>
    <w:rsid w:val="00365B07"/>
    <w:rsid w:val="003664A4"/>
    <w:rsid w:val="0036698D"/>
    <w:rsid w:val="003669E0"/>
    <w:rsid w:val="00366BFB"/>
    <w:rsid w:val="00366C28"/>
    <w:rsid w:val="00366D91"/>
    <w:rsid w:val="00367DA2"/>
    <w:rsid w:val="0037012E"/>
    <w:rsid w:val="00370414"/>
    <w:rsid w:val="00370674"/>
    <w:rsid w:val="00371195"/>
    <w:rsid w:val="00371D01"/>
    <w:rsid w:val="0037204B"/>
    <w:rsid w:val="00372579"/>
    <w:rsid w:val="0037266E"/>
    <w:rsid w:val="003726D1"/>
    <w:rsid w:val="00373036"/>
    <w:rsid w:val="00373A63"/>
    <w:rsid w:val="00373C29"/>
    <w:rsid w:val="00373F97"/>
    <w:rsid w:val="00374271"/>
    <w:rsid w:val="00374482"/>
    <w:rsid w:val="00375A02"/>
    <w:rsid w:val="00375A84"/>
    <w:rsid w:val="00375C0B"/>
    <w:rsid w:val="003763A1"/>
    <w:rsid w:val="0037680A"/>
    <w:rsid w:val="00376A70"/>
    <w:rsid w:val="00376D31"/>
    <w:rsid w:val="00377180"/>
    <w:rsid w:val="00377695"/>
    <w:rsid w:val="00377B81"/>
    <w:rsid w:val="00380CEF"/>
    <w:rsid w:val="00380E38"/>
    <w:rsid w:val="00380F38"/>
    <w:rsid w:val="00381138"/>
    <w:rsid w:val="00381DA6"/>
    <w:rsid w:val="00381E1E"/>
    <w:rsid w:val="0038204D"/>
    <w:rsid w:val="0038251A"/>
    <w:rsid w:val="00382520"/>
    <w:rsid w:val="00382C08"/>
    <w:rsid w:val="00383260"/>
    <w:rsid w:val="00383BE1"/>
    <w:rsid w:val="00383C3A"/>
    <w:rsid w:val="003845ED"/>
    <w:rsid w:val="00384BDA"/>
    <w:rsid w:val="00384F02"/>
    <w:rsid w:val="00385336"/>
    <w:rsid w:val="003856B5"/>
    <w:rsid w:val="00385AB8"/>
    <w:rsid w:val="00385B14"/>
    <w:rsid w:val="00385DE0"/>
    <w:rsid w:val="00385F3A"/>
    <w:rsid w:val="00385FF8"/>
    <w:rsid w:val="00386A85"/>
    <w:rsid w:val="003879E1"/>
    <w:rsid w:val="0039181C"/>
    <w:rsid w:val="00392010"/>
    <w:rsid w:val="003922F1"/>
    <w:rsid w:val="00392926"/>
    <w:rsid w:val="00393309"/>
    <w:rsid w:val="0039407D"/>
    <w:rsid w:val="0039496A"/>
    <w:rsid w:val="0039506B"/>
    <w:rsid w:val="00395567"/>
    <w:rsid w:val="003955ED"/>
    <w:rsid w:val="00395C8B"/>
    <w:rsid w:val="00396219"/>
    <w:rsid w:val="003963E1"/>
    <w:rsid w:val="0039658B"/>
    <w:rsid w:val="003968D3"/>
    <w:rsid w:val="0039754D"/>
    <w:rsid w:val="00397CD9"/>
    <w:rsid w:val="00397F89"/>
    <w:rsid w:val="003A04D4"/>
    <w:rsid w:val="003A0623"/>
    <w:rsid w:val="003A176E"/>
    <w:rsid w:val="003A1A70"/>
    <w:rsid w:val="003A1CC3"/>
    <w:rsid w:val="003A1D8F"/>
    <w:rsid w:val="003A28EF"/>
    <w:rsid w:val="003A396E"/>
    <w:rsid w:val="003A3CE8"/>
    <w:rsid w:val="003A4E0E"/>
    <w:rsid w:val="003A5B54"/>
    <w:rsid w:val="003A64D2"/>
    <w:rsid w:val="003A7E38"/>
    <w:rsid w:val="003B1F76"/>
    <w:rsid w:val="003B3394"/>
    <w:rsid w:val="003B3EBE"/>
    <w:rsid w:val="003B41F6"/>
    <w:rsid w:val="003B44C8"/>
    <w:rsid w:val="003B5123"/>
    <w:rsid w:val="003B58C2"/>
    <w:rsid w:val="003B6924"/>
    <w:rsid w:val="003B6BC8"/>
    <w:rsid w:val="003B6EAF"/>
    <w:rsid w:val="003B7014"/>
    <w:rsid w:val="003B70C8"/>
    <w:rsid w:val="003B7373"/>
    <w:rsid w:val="003B767E"/>
    <w:rsid w:val="003B78AE"/>
    <w:rsid w:val="003C07CB"/>
    <w:rsid w:val="003C0934"/>
    <w:rsid w:val="003C0B9D"/>
    <w:rsid w:val="003C0F61"/>
    <w:rsid w:val="003C189B"/>
    <w:rsid w:val="003C2038"/>
    <w:rsid w:val="003C2709"/>
    <w:rsid w:val="003C2781"/>
    <w:rsid w:val="003C2F5A"/>
    <w:rsid w:val="003C307E"/>
    <w:rsid w:val="003C315C"/>
    <w:rsid w:val="003C346D"/>
    <w:rsid w:val="003C3BF1"/>
    <w:rsid w:val="003C4143"/>
    <w:rsid w:val="003C47D9"/>
    <w:rsid w:val="003C4853"/>
    <w:rsid w:val="003C492E"/>
    <w:rsid w:val="003C4C0D"/>
    <w:rsid w:val="003C7445"/>
    <w:rsid w:val="003D02D3"/>
    <w:rsid w:val="003D0B73"/>
    <w:rsid w:val="003D0BB4"/>
    <w:rsid w:val="003D1178"/>
    <w:rsid w:val="003D13A9"/>
    <w:rsid w:val="003D1906"/>
    <w:rsid w:val="003D1963"/>
    <w:rsid w:val="003D2111"/>
    <w:rsid w:val="003D230D"/>
    <w:rsid w:val="003D2680"/>
    <w:rsid w:val="003D26FE"/>
    <w:rsid w:val="003D2BAC"/>
    <w:rsid w:val="003D2FB5"/>
    <w:rsid w:val="003D358F"/>
    <w:rsid w:val="003D3804"/>
    <w:rsid w:val="003D39EC"/>
    <w:rsid w:val="003D3DC7"/>
    <w:rsid w:val="003D736B"/>
    <w:rsid w:val="003E1472"/>
    <w:rsid w:val="003E1ED7"/>
    <w:rsid w:val="003E2697"/>
    <w:rsid w:val="003E33F5"/>
    <w:rsid w:val="003E3924"/>
    <w:rsid w:val="003E3BBD"/>
    <w:rsid w:val="003E3EEC"/>
    <w:rsid w:val="003E4D7C"/>
    <w:rsid w:val="003E53A1"/>
    <w:rsid w:val="003E5F1A"/>
    <w:rsid w:val="003E7D73"/>
    <w:rsid w:val="003F0A73"/>
    <w:rsid w:val="003F0ACB"/>
    <w:rsid w:val="003F1438"/>
    <w:rsid w:val="003F1533"/>
    <w:rsid w:val="003F1961"/>
    <w:rsid w:val="003F1D05"/>
    <w:rsid w:val="003F201B"/>
    <w:rsid w:val="003F21A4"/>
    <w:rsid w:val="003F2A60"/>
    <w:rsid w:val="003F2E78"/>
    <w:rsid w:val="003F35BA"/>
    <w:rsid w:val="003F3915"/>
    <w:rsid w:val="003F4018"/>
    <w:rsid w:val="003F43A9"/>
    <w:rsid w:val="003F44F4"/>
    <w:rsid w:val="003F46D5"/>
    <w:rsid w:val="003F4795"/>
    <w:rsid w:val="003F5971"/>
    <w:rsid w:val="003F5A4B"/>
    <w:rsid w:val="003F6C79"/>
    <w:rsid w:val="003F7E52"/>
    <w:rsid w:val="00401797"/>
    <w:rsid w:val="00402005"/>
    <w:rsid w:val="004026F8"/>
    <w:rsid w:val="0040320F"/>
    <w:rsid w:val="0040322E"/>
    <w:rsid w:val="00403681"/>
    <w:rsid w:val="00403AD4"/>
    <w:rsid w:val="00404E22"/>
    <w:rsid w:val="00405612"/>
    <w:rsid w:val="004059D1"/>
    <w:rsid w:val="00405F0E"/>
    <w:rsid w:val="00406F23"/>
    <w:rsid w:val="00410D91"/>
    <w:rsid w:val="0041124E"/>
    <w:rsid w:val="004112F0"/>
    <w:rsid w:val="0041178B"/>
    <w:rsid w:val="00411E71"/>
    <w:rsid w:val="0041324D"/>
    <w:rsid w:val="0041329F"/>
    <w:rsid w:val="004134F9"/>
    <w:rsid w:val="004136E3"/>
    <w:rsid w:val="00413E8C"/>
    <w:rsid w:val="004143C3"/>
    <w:rsid w:val="00414B88"/>
    <w:rsid w:val="00415BFD"/>
    <w:rsid w:val="004201BC"/>
    <w:rsid w:val="004218B1"/>
    <w:rsid w:val="004228EB"/>
    <w:rsid w:val="00422D79"/>
    <w:rsid w:val="0042319D"/>
    <w:rsid w:val="004235EC"/>
    <w:rsid w:val="0042360B"/>
    <w:rsid w:val="00423B28"/>
    <w:rsid w:val="00423D24"/>
    <w:rsid w:val="004243FB"/>
    <w:rsid w:val="00424C52"/>
    <w:rsid w:val="0042541C"/>
    <w:rsid w:val="00425568"/>
    <w:rsid w:val="00425A23"/>
    <w:rsid w:val="00425A29"/>
    <w:rsid w:val="00425C2F"/>
    <w:rsid w:val="00426741"/>
    <w:rsid w:val="00426F60"/>
    <w:rsid w:val="00426FE7"/>
    <w:rsid w:val="004303E5"/>
    <w:rsid w:val="00430484"/>
    <w:rsid w:val="00430A98"/>
    <w:rsid w:val="00430CE8"/>
    <w:rsid w:val="00430F20"/>
    <w:rsid w:val="00431383"/>
    <w:rsid w:val="00431C89"/>
    <w:rsid w:val="004325DF"/>
    <w:rsid w:val="00432684"/>
    <w:rsid w:val="00432788"/>
    <w:rsid w:val="004327D4"/>
    <w:rsid w:val="00433453"/>
    <w:rsid w:val="004334CD"/>
    <w:rsid w:val="004342EF"/>
    <w:rsid w:val="00434614"/>
    <w:rsid w:val="00434743"/>
    <w:rsid w:val="0043495B"/>
    <w:rsid w:val="00434FFC"/>
    <w:rsid w:val="004353C0"/>
    <w:rsid w:val="004372F3"/>
    <w:rsid w:val="004376B6"/>
    <w:rsid w:val="00437A2F"/>
    <w:rsid w:val="004404A9"/>
    <w:rsid w:val="00440AA8"/>
    <w:rsid w:val="00440E89"/>
    <w:rsid w:val="0044245C"/>
    <w:rsid w:val="004424FB"/>
    <w:rsid w:val="004425B8"/>
    <w:rsid w:val="00444EA2"/>
    <w:rsid w:val="00445708"/>
    <w:rsid w:val="00445B1A"/>
    <w:rsid w:val="00447622"/>
    <w:rsid w:val="00447ACF"/>
    <w:rsid w:val="00447B32"/>
    <w:rsid w:val="0045052F"/>
    <w:rsid w:val="00450E4D"/>
    <w:rsid w:val="00452573"/>
    <w:rsid w:val="004525A1"/>
    <w:rsid w:val="00452A9A"/>
    <w:rsid w:val="004535CB"/>
    <w:rsid w:val="00454105"/>
    <w:rsid w:val="00454284"/>
    <w:rsid w:val="00454AAC"/>
    <w:rsid w:val="00454B5F"/>
    <w:rsid w:val="00454D01"/>
    <w:rsid w:val="004553A9"/>
    <w:rsid w:val="0045620D"/>
    <w:rsid w:val="004566E2"/>
    <w:rsid w:val="00457C19"/>
    <w:rsid w:val="00457C30"/>
    <w:rsid w:val="00460585"/>
    <w:rsid w:val="00460AA4"/>
    <w:rsid w:val="0046125E"/>
    <w:rsid w:val="00462577"/>
    <w:rsid w:val="0046271F"/>
    <w:rsid w:val="00463640"/>
    <w:rsid w:val="004638B6"/>
    <w:rsid w:val="004650F0"/>
    <w:rsid w:val="00466486"/>
    <w:rsid w:val="0046684F"/>
    <w:rsid w:val="00466AB2"/>
    <w:rsid w:val="00467F14"/>
    <w:rsid w:val="0047075B"/>
    <w:rsid w:val="00471BAA"/>
    <w:rsid w:val="00471E9C"/>
    <w:rsid w:val="004721B9"/>
    <w:rsid w:val="0047236E"/>
    <w:rsid w:val="0047431A"/>
    <w:rsid w:val="0047571C"/>
    <w:rsid w:val="00475B43"/>
    <w:rsid w:val="0047604B"/>
    <w:rsid w:val="004760FF"/>
    <w:rsid w:val="00476320"/>
    <w:rsid w:val="0047676B"/>
    <w:rsid w:val="0047722F"/>
    <w:rsid w:val="00480137"/>
    <w:rsid w:val="00481419"/>
    <w:rsid w:val="00481F9E"/>
    <w:rsid w:val="004825F7"/>
    <w:rsid w:val="00482868"/>
    <w:rsid w:val="00482C20"/>
    <w:rsid w:val="00482DAA"/>
    <w:rsid w:val="00482F55"/>
    <w:rsid w:val="00483102"/>
    <w:rsid w:val="00484016"/>
    <w:rsid w:val="0048408F"/>
    <w:rsid w:val="004844BC"/>
    <w:rsid w:val="00484B9C"/>
    <w:rsid w:val="004850CE"/>
    <w:rsid w:val="0048512C"/>
    <w:rsid w:val="004851E6"/>
    <w:rsid w:val="0048612E"/>
    <w:rsid w:val="00487282"/>
    <w:rsid w:val="004872AF"/>
    <w:rsid w:val="00487908"/>
    <w:rsid w:val="00490A38"/>
    <w:rsid w:val="00490ED8"/>
    <w:rsid w:val="004917C8"/>
    <w:rsid w:val="00494B8A"/>
    <w:rsid w:val="004957A9"/>
    <w:rsid w:val="00495C9F"/>
    <w:rsid w:val="00495F4D"/>
    <w:rsid w:val="00496B44"/>
    <w:rsid w:val="00496D9E"/>
    <w:rsid w:val="00497086"/>
    <w:rsid w:val="00497DA7"/>
    <w:rsid w:val="004A011A"/>
    <w:rsid w:val="004A07A9"/>
    <w:rsid w:val="004A0986"/>
    <w:rsid w:val="004A16D5"/>
    <w:rsid w:val="004A16F7"/>
    <w:rsid w:val="004A187F"/>
    <w:rsid w:val="004A1DAF"/>
    <w:rsid w:val="004A2115"/>
    <w:rsid w:val="004A3532"/>
    <w:rsid w:val="004A3781"/>
    <w:rsid w:val="004A4AA2"/>
    <w:rsid w:val="004A4DE6"/>
    <w:rsid w:val="004A53FF"/>
    <w:rsid w:val="004A6925"/>
    <w:rsid w:val="004A6FFB"/>
    <w:rsid w:val="004A743C"/>
    <w:rsid w:val="004A7848"/>
    <w:rsid w:val="004B0D29"/>
    <w:rsid w:val="004B1225"/>
    <w:rsid w:val="004B2118"/>
    <w:rsid w:val="004B297A"/>
    <w:rsid w:val="004B2F98"/>
    <w:rsid w:val="004B3018"/>
    <w:rsid w:val="004B3EE6"/>
    <w:rsid w:val="004B424B"/>
    <w:rsid w:val="004B5267"/>
    <w:rsid w:val="004B6167"/>
    <w:rsid w:val="004B686A"/>
    <w:rsid w:val="004B76FA"/>
    <w:rsid w:val="004B79A5"/>
    <w:rsid w:val="004B7B6B"/>
    <w:rsid w:val="004B7DB6"/>
    <w:rsid w:val="004B7DF5"/>
    <w:rsid w:val="004C0D81"/>
    <w:rsid w:val="004C1307"/>
    <w:rsid w:val="004C1BB5"/>
    <w:rsid w:val="004C1FEC"/>
    <w:rsid w:val="004C2C84"/>
    <w:rsid w:val="004C2D35"/>
    <w:rsid w:val="004C49DB"/>
    <w:rsid w:val="004C4EB7"/>
    <w:rsid w:val="004C51D3"/>
    <w:rsid w:val="004C55A4"/>
    <w:rsid w:val="004C68C5"/>
    <w:rsid w:val="004C7C4C"/>
    <w:rsid w:val="004D05BD"/>
    <w:rsid w:val="004D36F8"/>
    <w:rsid w:val="004D3CD4"/>
    <w:rsid w:val="004D3FD1"/>
    <w:rsid w:val="004D402E"/>
    <w:rsid w:val="004D41FD"/>
    <w:rsid w:val="004D454F"/>
    <w:rsid w:val="004D4BA4"/>
    <w:rsid w:val="004D527C"/>
    <w:rsid w:val="004D6426"/>
    <w:rsid w:val="004D69A1"/>
    <w:rsid w:val="004D6A5D"/>
    <w:rsid w:val="004D7272"/>
    <w:rsid w:val="004D74D8"/>
    <w:rsid w:val="004E08AD"/>
    <w:rsid w:val="004E1EAA"/>
    <w:rsid w:val="004E3231"/>
    <w:rsid w:val="004E329A"/>
    <w:rsid w:val="004E4F52"/>
    <w:rsid w:val="004E58B8"/>
    <w:rsid w:val="004E62EF"/>
    <w:rsid w:val="004E6475"/>
    <w:rsid w:val="004E6A8E"/>
    <w:rsid w:val="004E6B9A"/>
    <w:rsid w:val="004E6FCC"/>
    <w:rsid w:val="004E6FDA"/>
    <w:rsid w:val="004E7012"/>
    <w:rsid w:val="004E712D"/>
    <w:rsid w:val="004E71B0"/>
    <w:rsid w:val="004F0A19"/>
    <w:rsid w:val="004F0E70"/>
    <w:rsid w:val="004F1D83"/>
    <w:rsid w:val="004F201D"/>
    <w:rsid w:val="004F20B1"/>
    <w:rsid w:val="004F2156"/>
    <w:rsid w:val="004F2341"/>
    <w:rsid w:val="004F2697"/>
    <w:rsid w:val="004F2956"/>
    <w:rsid w:val="004F2D2D"/>
    <w:rsid w:val="004F3BC2"/>
    <w:rsid w:val="004F4344"/>
    <w:rsid w:val="004F4B38"/>
    <w:rsid w:val="004F5C91"/>
    <w:rsid w:val="004F5CE4"/>
    <w:rsid w:val="0050070C"/>
    <w:rsid w:val="00500932"/>
    <w:rsid w:val="005011F6"/>
    <w:rsid w:val="00501317"/>
    <w:rsid w:val="00501834"/>
    <w:rsid w:val="00501E3D"/>
    <w:rsid w:val="00502E17"/>
    <w:rsid w:val="00503240"/>
    <w:rsid w:val="00503477"/>
    <w:rsid w:val="00503527"/>
    <w:rsid w:val="005039C8"/>
    <w:rsid w:val="00503ADF"/>
    <w:rsid w:val="0050485C"/>
    <w:rsid w:val="00504C2B"/>
    <w:rsid w:val="00504DC1"/>
    <w:rsid w:val="005051D0"/>
    <w:rsid w:val="00506512"/>
    <w:rsid w:val="00506AA7"/>
    <w:rsid w:val="00506BCF"/>
    <w:rsid w:val="00507849"/>
    <w:rsid w:val="00507EDE"/>
    <w:rsid w:val="00510372"/>
    <w:rsid w:val="005103E6"/>
    <w:rsid w:val="00510CC6"/>
    <w:rsid w:val="00510EA1"/>
    <w:rsid w:val="0051179E"/>
    <w:rsid w:val="00511F66"/>
    <w:rsid w:val="00512489"/>
    <w:rsid w:val="00512545"/>
    <w:rsid w:val="005127BC"/>
    <w:rsid w:val="0051287A"/>
    <w:rsid w:val="00512D63"/>
    <w:rsid w:val="00512FD1"/>
    <w:rsid w:val="0051301B"/>
    <w:rsid w:val="00514C65"/>
    <w:rsid w:val="00514DFB"/>
    <w:rsid w:val="0051531D"/>
    <w:rsid w:val="00515648"/>
    <w:rsid w:val="0051584A"/>
    <w:rsid w:val="00515F2F"/>
    <w:rsid w:val="0051677B"/>
    <w:rsid w:val="00516DC0"/>
    <w:rsid w:val="0051780A"/>
    <w:rsid w:val="00517A0E"/>
    <w:rsid w:val="00520E58"/>
    <w:rsid w:val="0052105A"/>
    <w:rsid w:val="00521BE7"/>
    <w:rsid w:val="00521C40"/>
    <w:rsid w:val="00521D93"/>
    <w:rsid w:val="00521EC1"/>
    <w:rsid w:val="00522360"/>
    <w:rsid w:val="00522A93"/>
    <w:rsid w:val="00522BB8"/>
    <w:rsid w:val="00522C96"/>
    <w:rsid w:val="00522D85"/>
    <w:rsid w:val="00523161"/>
    <w:rsid w:val="00523837"/>
    <w:rsid w:val="005243E8"/>
    <w:rsid w:val="0052485C"/>
    <w:rsid w:val="00524FDA"/>
    <w:rsid w:val="005250A1"/>
    <w:rsid w:val="005255DA"/>
    <w:rsid w:val="00526673"/>
    <w:rsid w:val="00526DA3"/>
    <w:rsid w:val="005273CD"/>
    <w:rsid w:val="005274B0"/>
    <w:rsid w:val="005278EB"/>
    <w:rsid w:val="005279A6"/>
    <w:rsid w:val="00530033"/>
    <w:rsid w:val="00530B8B"/>
    <w:rsid w:val="00530D55"/>
    <w:rsid w:val="00531153"/>
    <w:rsid w:val="005311F3"/>
    <w:rsid w:val="00531F2B"/>
    <w:rsid w:val="005325B8"/>
    <w:rsid w:val="00532980"/>
    <w:rsid w:val="00533182"/>
    <w:rsid w:val="00533331"/>
    <w:rsid w:val="0053398C"/>
    <w:rsid w:val="00534C89"/>
    <w:rsid w:val="00534DCD"/>
    <w:rsid w:val="00534F70"/>
    <w:rsid w:val="00535187"/>
    <w:rsid w:val="0053589B"/>
    <w:rsid w:val="00537129"/>
    <w:rsid w:val="00540182"/>
    <w:rsid w:val="005406D5"/>
    <w:rsid w:val="00540D81"/>
    <w:rsid w:val="00540F3E"/>
    <w:rsid w:val="00540F66"/>
    <w:rsid w:val="0054268B"/>
    <w:rsid w:val="0054302B"/>
    <w:rsid w:val="00543268"/>
    <w:rsid w:val="00543BDD"/>
    <w:rsid w:val="00543C1E"/>
    <w:rsid w:val="00543D8F"/>
    <w:rsid w:val="00545072"/>
    <w:rsid w:val="00545275"/>
    <w:rsid w:val="00545470"/>
    <w:rsid w:val="0054626E"/>
    <w:rsid w:val="005468EC"/>
    <w:rsid w:val="005472C2"/>
    <w:rsid w:val="005477FB"/>
    <w:rsid w:val="00547928"/>
    <w:rsid w:val="00547CDB"/>
    <w:rsid w:val="00547D4F"/>
    <w:rsid w:val="0055024F"/>
    <w:rsid w:val="00550BBB"/>
    <w:rsid w:val="00550C6F"/>
    <w:rsid w:val="00551066"/>
    <w:rsid w:val="0055132C"/>
    <w:rsid w:val="00551602"/>
    <w:rsid w:val="00551E24"/>
    <w:rsid w:val="0055255C"/>
    <w:rsid w:val="00552CF3"/>
    <w:rsid w:val="00552D77"/>
    <w:rsid w:val="00552D81"/>
    <w:rsid w:val="005531EF"/>
    <w:rsid w:val="00553720"/>
    <w:rsid w:val="00553810"/>
    <w:rsid w:val="0055400F"/>
    <w:rsid w:val="005542C8"/>
    <w:rsid w:val="00555634"/>
    <w:rsid w:val="00555CC0"/>
    <w:rsid w:val="005565B0"/>
    <w:rsid w:val="00556A12"/>
    <w:rsid w:val="005570EF"/>
    <w:rsid w:val="005570FB"/>
    <w:rsid w:val="0055723C"/>
    <w:rsid w:val="00560747"/>
    <w:rsid w:val="00561482"/>
    <w:rsid w:val="005616CC"/>
    <w:rsid w:val="00562512"/>
    <w:rsid w:val="00562829"/>
    <w:rsid w:val="005629E0"/>
    <w:rsid w:val="00562AEA"/>
    <w:rsid w:val="00563549"/>
    <w:rsid w:val="00563DE0"/>
    <w:rsid w:val="00564FD1"/>
    <w:rsid w:val="00565018"/>
    <w:rsid w:val="00566BC2"/>
    <w:rsid w:val="00567D3C"/>
    <w:rsid w:val="00567E2E"/>
    <w:rsid w:val="0057157A"/>
    <w:rsid w:val="0057253F"/>
    <w:rsid w:val="00572F9F"/>
    <w:rsid w:val="00573A40"/>
    <w:rsid w:val="00573F8F"/>
    <w:rsid w:val="005744F9"/>
    <w:rsid w:val="00574D85"/>
    <w:rsid w:val="0057541F"/>
    <w:rsid w:val="005762BD"/>
    <w:rsid w:val="005765A4"/>
    <w:rsid w:val="005775AC"/>
    <w:rsid w:val="00577893"/>
    <w:rsid w:val="00577A8D"/>
    <w:rsid w:val="00577EF1"/>
    <w:rsid w:val="00577F95"/>
    <w:rsid w:val="00580110"/>
    <w:rsid w:val="005805A1"/>
    <w:rsid w:val="0058067D"/>
    <w:rsid w:val="00580EF6"/>
    <w:rsid w:val="00581D92"/>
    <w:rsid w:val="00581FA5"/>
    <w:rsid w:val="00582638"/>
    <w:rsid w:val="00582D10"/>
    <w:rsid w:val="005833E3"/>
    <w:rsid w:val="0058404F"/>
    <w:rsid w:val="0058467A"/>
    <w:rsid w:val="005851F2"/>
    <w:rsid w:val="00585E2F"/>
    <w:rsid w:val="005861B8"/>
    <w:rsid w:val="00586465"/>
    <w:rsid w:val="00586A0A"/>
    <w:rsid w:val="0058712B"/>
    <w:rsid w:val="005875D8"/>
    <w:rsid w:val="00590006"/>
    <w:rsid w:val="0059066C"/>
    <w:rsid w:val="00590A8E"/>
    <w:rsid w:val="00590F32"/>
    <w:rsid w:val="00592259"/>
    <w:rsid w:val="00592623"/>
    <w:rsid w:val="005928AE"/>
    <w:rsid w:val="005941A0"/>
    <w:rsid w:val="00594558"/>
    <w:rsid w:val="0059485A"/>
    <w:rsid w:val="00594DCF"/>
    <w:rsid w:val="00594DDE"/>
    <w:rsid w:val="00594E7A"/>
    <w:rsid w:val="005952DA"/>
    <w:rsid w:val="005955D7"/>
    <w:rsid w:val="00595F33"/>
    <w:rsid w:val="005967FE"/>
    <w:rsid w:val="0059688B"/>
    <w:rsid w:val="005968EB"/>
    <w:rsid w:val="00597C6B"/>
    <w:rsid w:val="005A002C"/>
    <w:rsid w:val="005A0353"/>
    <w:rsid w:val="005A0A2D"/>
    <w:rsid w:val="005A1153"/>
    <w:rsid w:val="005A4688"/>
    <w:rsid w:val="005A4F8A"/>
    <w:rsid w:val="005A5407"/>
    <w:rsid w:val="005A6020"/>
    <w:rsid w:val="005A77D0"/>
    <w:rsid w:val="005A77F1"/>
    <w:rsid w:val="005A7F53"/>
    <w:rsid w:val="005B02A5"/>
    <w:rsid w:val="005B0BF9"/>
    <w:rsid w:val="005B10F2"/>
    <w:rsid w:val="005B1552"/>
    <w:rsid w:val="005B20F8"/>
    <w:rsid w:val="005B24E2"/>
    <w:rsid w:val="005B3212"/>
    <w:rsid w:val="005B3370"/>
    <w:rsid w:val="005B5C65"/>
    <w:rsid w:val="005B5E96"/>
    <w:rsid w:val="005B6F1B"/>
    <w:rsid w:val="005B6FC6"/>
    <w:rsid w:val="005B7374"/>
    <w:rsid w:val="005C0EC0"/>
    <w:rsid w:val="005C1068"/>
    <w:rsid w:val="005C2567"/>
    <w:rsid w:val="005C26F3"/>
    <w:rsid w:val="005C282F"/>
    <w:rsid w:val="005C29C0"/>
    <w:rsid w:val="005C2B2B"/>
    <w:rsid w:val="005C3579"/>
    <w:rsid w:val="005C4298"/>
    <w:rsid w:val="005C56A7"/>
    <w:rsid w:val="005C6B1F"/>
    <w:rsid w:val="005C7FB9"/>
    <w:rsid w:val="005D039E"/>
    <w:rsid w:val="005D0528"/>
    <w:rsid w:val="005D1CAF"/>
    <w:rsid w:val="005D2FC9"/>
    <w:rsid w:val="005D322D"/>
    <w:rsid w:val="005D4A0D"/>
    <w:rsid w:val="005D57B1"/>
    <w:rsid w:val="005D602D"/>
    <w:rsid w:val="005D66BD"/>
    <w:rsid w:val="005D688D"/>
    <w:rsid w:val="005D6AAA"/>
    <w:rsid w:val="005D74D3"/>
    <w:rsid w:val="005E0460"/>
    <w:rsid w:val="005E0763"/>
    <w:rsid w:val="005E159F"/>
    <w:rsid w:val="005E1901"/>
    <w:rsid w:val="005E1AFF"/>
    <w:rsid w:val="005E1F50"/>
    <w:rsid w:val="005E2250"/>
    <w:rsid w:val="005E25A0"/>
    <w:rsid w:val="005E30F1"/>
    <w:rsid w:val="005E3316"/>
    <w:rsid w:val="005E537C"/>
    <w:rsid w:val="005E5CDF"/>
    <w:rsid w:val="005E7881"/>
    <w:rsid w:val="005E7DF8"/>
    <w:rsid w:val="005F0117"/>
    <w:rsid w:val="005F17EF"/>
    <w:rsid w:val="005F1C4B"/>
    <w:rsid w:val="005F2494"/>
    <w:rsid w:val="005F29F3"/>
    <w:rsid w:val="005F2C18"/>
    <w:rsid w:val="005F3ECD"/>
    <w:rsid w:val="005F4637"/>
    <w:rsid w:val="005F52BF"/>
    <w:rsid w:val="005F6366"/>
    <w:rsid w:val="005F7CB5"/>
    <w:rsid w:val="00600F2B"/>
    <w:rsid w:val="00604410"/>
    <w:rsid w:val="00604497"/>
    <w:rsid w:val="006048F3"/>
    <w:rsid w:val="00604C80"/>
    <w:rsid w:val="00605D66"/>
    <w:rsid w:val="00605DB7"/>
    <w:rsid w:val="00606F60"/>
    <w:rsid w:val="00607064"/>
    <w:rsid w:val="006075D3"/>
    <w:rsid w:val="00607C6E"/>
    <w:rsid w:val="00607E69"/>
    <w:rsid w:val="00610089"/>
    <w:rsid w:val="006107DE"/>
    <w:rsid w:val="006112FD"/>
    <w:rsid w:val="00611938"/>
    <w:rsid w:val="00611B27"/>
    <w:rsid w:val="00612F20"/>
    <w:rsid w:val="00613227"/>
    <w:rsid w:val="006139CE"/>
    <w:rsid w:val="006143A7"/>
    <w:rsid w:val="0061442F"/>
    <w:rsid w:val="006146C5"/>
    <w:rsid w:val="00614F96"/>
    <w:rsid w:val="0061517A"/>
    <w:rsid w:val="006152A1"/>
    <w:rsid w:val="00616619"/>
    <w:rsid w:val="00617F51"/>
    <w:rsid w:val="00620348"/>
    <w:rsid w:val="00620A83"/>
    <w:rsid w:val="006219B7"/>
    <w:rsid w:val="00621AC4"/>
    <w:rsid w:val="0062228F"/>
    <w:rsid w:val="00622D21"/>
    <w:rsid w:val="006233E2"/>
    <w:rsid w:val="00624E91"/>
    <w:rsid w:val="006250EC"/>
    <w:rsid w:val="00625CC6"/>
    <w:rsid w:val="006264B3"/>
    <w:rsid w:val="00626819"/>
    <w:rsid w:val="00626EA5"/>
    <w:rsid w:val="006309B1"/>
    <w:rsid w:val="00632B00"/>
    <w:rsid w:val="0063393C"/>
    <w:rsid w:val="0063418C"/>
    <w:rsid w:val="00634301"/>
    <w:rsid w:val="00634359"/>
    <w:rsid w:val="0063492F"/>
    <w:rsid w:val="00634DEC"/>
    <w:rsid w:val="006352A3"/>
    <w:rsid w:val="00636795"/>
    <w:rsid w:val="00636799"/>
    <w:rsid w:val="00636D2D"/>
    <w:rsid w:val="0063708B"/>
    <w:rsid w:val="0063709F"/>
    <w:rsid w:val="006376FB"/>
    <w:rsid w:val="00640B76"/>
    <w:rsid w:val="0064177E"/>
    <w:rsid w:val="006417FE"/>
    <w:rsid w:val="006420AB"/>
    <w:rsid w:val="00642263"/>
    <w:rsid w:val="00642EE7"/>
    <w:rsid w:val="00642FD7"/>
    <w:rsid w:val="0064364F"/>
    <w:rsid w:val="00643843"/>
    <w:rsid w:val="006455E4"/>
    <w:rsid w:val="00645C44"/>
    <w:rsid w:val="0064613B"/>
    <w:rsid w:val="006462E1"/>
    <w:rsid w:val="00646C58"/>
    <w:rsid w:val="006472C2"/>
    <w:rsid w:val="00647733"/>
    <w:rsid w:val="00647BEE"/>
    <w:rsid w:val="00650873"/>
    <w:rsid w:val="00651450"/>
    <w:rsid w:val="00652C8A"/>
    <w:rsid w:val="00652CBC"/>
    <w:rsid w:val="00653116"/>
    <w:rsid w:val="0065327A"/>
    <w:rsid w:val="00653712"/>
    <w:rsid w:val="006546F5"/>
    <w:rsid w:val="00655437"/>
    <w:rsid w:val="00655849"/>
    <w:rsid w:val="006561B2"/>
    <w:rsid w:val="006566EA"/>
    <w:rsid w:val="00656C4C"/>
    <w:rsid w:val="006570A3"/>
    <w:rsid w:val="0065722A"/>
    <w:rsid w:val="006574EA"/>
    <w:rsid w:val="00657BAE"/>
    <w:rsid w:val="006604FC"/>
    <w:rsid w:val="00662A2B"/>
    <w:rsid w:val="0066527C"/>
    <w:rsid w:val="00665641"/>
    <w:rsid w:val="00665ABB"/>
    <w:rsid w:val="006665C1"/>
    <w:rsid w:val="00666DAD"/>
    <w:rsid w:val="00667482"/>
    <w:rsid w:val="0066765C"/>
    <w:rsid w:val="00667700"/>
    <w:rsid w:val="00667844"/>
    <w:rsid w:val="00667AA3"/>
    <w:rsid w:val="006705CA"/>
    <w:rsid w:val="006707B8"/>
    <w:rsid w:val="00670E2C"/>
    <w:rsid w:val="0067247A"/>
    <w:rsid w:val="00672BE8"/>
    <w:rsid w:val="00672EB1"/>
    <w:rsid w:val="00672F5B"/>
    <w:rsid w:val="00673207"/>
    <w:rsid w:val="00673C28"/>
    <w:rsid w:val="00673CCE"/>
    <w:rsid w:val="006744E1"/>
    <w:rsid w:val="00674748"/>
    <w:rsid w:val="00674A3E"/>
    <w:rsid w:val="006767B9"/>
    <w:rsid w:val="00676A6C"/>
    <w:rsid w:val="00676CE7"/>
    <w:rsid w:val="006771D1"/>
    <w:rsid w:val="00677642"/>
    <w:rsid w:val="006777E4"/>
    <w:rsid w:val="00677B1F"/>
    <w:rsid w:val="0068010B"/>
    <w:rsid w:val="0068051E"/>
    <w:rsid w:val="006809E4"/>
    <w:rsid w:val="00680AF0"/>
    <w:rsid w:val="006814F2"/>
    <w:rsid w:val="00681738"/>
    <w:rsid w:val="00681BDC"/>
    <w:rsid w:val="00682846"/>
    <w:rsid w:val="00682E5D"/>
    <w:rsid w:val="006833AA"/>
    <w:rsid w:val="00684DF7"/>
    <w:rsid w:val="00685352"/>
    <w:rsid w:val="0068564B"/>
    <w:rsid w:val="0068584B"/>
    <w:rsid w:val="006859BC"/>
    <w:rsid w:val="00686CFE"/>
    <w:rsid w:val="0068706A"/>
    <w:rsid w:val="00687AC0"/>
    <w:rsid w:val="006905FB"/>
    <w:rsid w:val="00691CBC"/>
    <w:rsid w:val="006945E8"/>
    <w:rsid w:val="00694B9A"/>
    <w:rsid w:val="00694C25"/>
    <w:rsid w:val="00695588"/>
    <w:rsid w:val="00695AD9"/>
    <w:rsid w:val="00697207"/>
    <w:rsid w:val="00697C49"/>
    <w:rsid w:val="00697F22"/>
    <w:rsid w:val="006A0288"/>
    <w:rsid w:val="006A071F"/>
    <w:rsid w:val="006A1453"/>
    <w:rsid w:val="006A1B4F"/>
    <w:rsid w:val="006A1C7E"/>
    <w:rsid w:val="006A20BF"/>
    <w:rsid w:val="006A339D"/>
    <w:rsid w:val="006A3528"/>
    <w:rsid w:val="006A4612"/>
    <w:rsid w:val="006A4943"/>
    <w:rsid w:val="006A4B49"/>
    <w:rsid w:val="006A4C5A"/>
    <w:rsid w:val="006A5098"/>
    <w:rsid w:val="006A53DE"/>
    <w:rsid w:val="006A553D"/>
    <w:rsid w:val="006A68BD"/>
    <w:rsid w:val="006A6970"/>
    <w:rsid w:val="006A6B8B"/>
    <w:rsid w:val="006A6ECF"/>
    <w:rsid w:val="006A6F1A"/>
    <w:rsid w:val="006A7247"/>
    <w:rsid w:val="006A7C1B"/>
    <w:rsid w:val="006A7D25"/>
    <w:rsid w:val="006B1169"/>
    <w:rsid w:val="006B1202"/>
    <w:rsid w:val="006B1E41"/>
    <w:rsid w:val="006B217E"/>
    <w:rsid w:val="006B2211"/>
    <w:rsid w:val="006B3112"/>
    <w:rsid w:val="006B3186"/>
    <w:rsid w:val="006B37ED"/>
    <w:rsid w:val="006B3D2B"/>
    <w:rsid w:val="006B41E5"/>
    <w:rsid w:val="006B4319"/>
    <w:rsid w:val="006B49BF"/>
    <w:rsid w:val="006B4A09"/>
    <w:rsid w:val="006B4A76"/>
    <w:rsid w:val="006B6180"/>
    <w:rsid w:val="006B7295"/>
    <w:rsid w:val="006B760A"/>
    <w:rsid w:val="006B7D65"/>
    <w:rsid w:val="006B7E23"/>
    <w:rsid w:val="006C13FA"/>
    <w:rsid w:val="006C1460"/>
    <w:rsid w:val="006C1AE5"/>
    <w:rsid w:val="006C1C7A"/>
    <w:rsid w:val="006C1E68"/>
    <w:rsid w:val="006C1FBB"/>
    <w:rsid w:val="006C2827"/>
    <w:rsid w:val="006C37D1"/>
    <w:rsid w:val="006C3DD3"/>
    <w:rsid w:val="006C4273"/>
    <w:rsid w:val="006C43B7"/>
    <w:rsid w:val="006C466F"/>
    <w:rsid w:val="006C46D9"/>
    <w:rsid w:val="006C4A07"/>
    <w:rsid w:val="006C4F3E"/>
    <w:rsid w:val="006C671A"/>
    <w:rsid w:val="006C7E86"/>
    <w:rsid w:val="006C7EEC"/>
    <w:rsid w:val="006D0EF2"/>
    <w:rsid w:val="006D1581"/>
    <w:rsid w:val="006D2E94"/>
    <w:rsid w:val="006D3204"/>
    <w:rsid w:val="006D37F8"/>
    <w:rsid w:val="006D3DCD"/>
    <w:rsid w:val="006D401C"/>
    <w:rsid w:val="006D42E8"/>
    <w:rsid w:val="006D49CA"/>
    <w:rsid w:val="006D4DB0"/>
    <w:rsid w:val="006D4DFF"/>
    <w:rsid w:val="006D52AF"/>
    <w:rsid w:val="006D65FE"/>
    <w:rsid w:val="006D6B15"/>
    <w:rsid w:val="006E0136"/>
    <w:rsid w:val="006E028F"/>
    <w:rsid w:val="006E0442"/>
    <w:rsid w:val="006E0DFD"/>
    <w:rsid w:val="006E1B20"/>
    <w:rsid w:val="006E2265"/>
    <w:rsid w:val="006E2799"/>
    <w:rsid w:val="006E27AF"/>
    <w:rsid w:val="006E2B94"/>
    <w:rsid w:val="006E30E7"/>
    <w:rsid w:val="006E3111"/>
    <w:rsid w:val="006E322C"/>
    <w:rsid w:val="006E3462"/>
    <w:rsid w:val="006E3ACA"/>
    <w:rsid w:val="006E43ED"/>
    <w:rsid w:val="006E5D35"/>
    <w:rsid w:val="006E6002"/>
    <w:rsid w:val="006E6011"/>
    <w:rsid w:val="006E6A0C"/>
    <w:rsid w:val="006E6A57"/>
    <w:rsid w:val="006E6D96"/>
    <w:rsid w:val="006F0A25"/>
    <w:rsid w:val="006F0F5B"/>
    <w:rsid w:val="006F123B"/>
    <w:rsid w:val="006F12A0"/>
    <w:rsid w:val="006F1558"/>
    <w:rsid w:val="006F1F81"/>
    <w:rsid w:val="006F350B"/>
    <w:rsid w:val="006F3710"/>
    <w:rsid w:val="006F3868"/>
    <w:rsid w:val="006F3AA7"/>
    <w:rsid w:val="006F4025"/>
    <w:rsid w:val="006F42E4"/>
    <w:rsid w:val="006F489B"/>
    <w:rsid w:val="006F4947"/>
    <w:rsid w:val="006F5E9D"/>
    <w:rsid w:val="006F604B"/>
    <w:rsid w:val="006F7549"/>
    <w:rsid w:val="006F76D7"/>
    <w:rsid w:val="006F7B67"/>
    <w:rsid w:val="00700473"/>
    <w:rsid w:val="00700594"/>
    <w:rsid w:val="00700A73"/>
    <w:rsid w:val="00701A14"/>
    <w:rsid w:val="00701C13"/>
    <w:rsid w:val="00704DB3"/>
    <w:rsid w:val="00705564"/>
    <w:rsid w:val="00705C29"/>
    <w:rsid w:val="00706881"/>
    <w:rsid w:val="00707998"/>
    <w:rsid w:val="007102AB"/>
    <w:rsid w:val="007103E0"/>
    <w:rsid w:val="00710999"/>
    <w:rsid w:val="007114EB"/>
    <w:rsid w:val="00712C8D"/>
    <w:rsid w:val="00712FB1"/>
    <w:rsid w:val="007136C7"/>
    <w:rsid w:val="00713760"/>
    <w:rsid w:val="0071529E"/>
    <w:rsid w:val="00715694"/>
    <w:rsid w:val="00715EF7"/>
    <w:rsid w:val="00716E8E"/>
    <w:rsid w:val="007171E9"/>
    <w:rsid w:val="007177D7"/>
    <w:rsid w:val="00717A1B"/>
    <w:rsid w:val="00717D18"/>
    <w:rsid w:val="0072018D"/>
    <w:rsid w:val="00720282"/>
    <w:rsid w:val="007208DD"/>
    <w:rsid w:val="00721B38"/>
    <w:rsid w:val="00722A7C"/>
    <w:rsid w:val="00722D66"/>
    <w:rsid w:val="007247DD"/>
    <w:rsid w:val="007249E8"/>
    <w:rsid w:val="00724A66"/>
    <w:rsid w:val="00725750"/>
    <w:rsid w:val="007259E4"/>
    <w:rsid w:val="00726CCA"/>
    <w:rsid w:val="00726D71"/>
    <w:rsid w:val="00727AF0"/>
    <w:rsid w:val="00727DB9"/>
    <w:rsid w:val="00730111"/>
    <w:rsid w:val="00730FC2"/>
    <w:rsid w:val="00731AE9"/>
    <w:rsid w:val="00731B88"/>
    <w:rsid w:val="00732984"/>
    <w:rsid w:val="0073471C"/>
    <w:rsid w:val="00734A04"/>
    <w:rsid w:val="00734B96"/>
    <w:rsid w:val="00735382"/>
    <w:rsid w:val="00736C19"/>
    <w:rsid w:val="00736DB5"/>
    <w:rsid w:val="007401D8"/>
    <w:rsid w:val="00740399"/>
    <w:rsid w:val="00740A26"/>
    <w:rsid w:val="00741273"/>
    <w:rsid w:val="0074202B"/>
    <w:rsid w:val="00742090"/>
    <w:rsid w:val="00742261"/>
    <w:rsid w:val="007425F0"/>
    <w:rsid w:val="0074302D"/>
    <w:rsid w:val="00743399"/>
    <w:rsid w:val="007435E8"/>
    <w:rsid w:val="0074365C"/>
    <w:rsid w:val="007442B4"/>
    <w:rsid w:val="00744AEE"/>
    <w:rsid w:val="0074546C"/>
    <w:rsid w:val="00745AEE"/>
    <w:rsid w:val="00746E88"/>
    <w:rsid w:val="00746F6F"/>
    <w:rsid w:val="00747F9B"/>
    <w:rsid w:val="007501B5"/>
    <w:rsid w:val="007501D7"/>
    <w:rsid w:val="007507DD"/>
    <w:rsid w:val="00750A57"/>
    <w:rsid w:val="00750E2B"/>
    <w:rsid w:val="00750F54"/>
    <w:rsid w:val="007511E3"/>
    <w:rsid w:val="00751607"/>
    <w:rsid w:val="00751825"/>
    <w:rsid w:val="00751A2E"/>
    <w:rsid w:val="00751D03"/>
    <w:rsid w:val="00751D57"/>
    <w:rsid w:val="00751F26"/>
    <w:rsid w:val="007525AD"/>
    <w:rsid w:val="00752ED8"/>
    <w:rsid w:val="00752EDE"/>
    <w:rsid w:val="0075320E"/>
    <w:rsid w:val="0075333A"/>
    <w:rsid w:val="007539C1"/>
    <w:rsid w:val="00753BCF"/>
    <w:rsid w:val="00753EF0"/>
    <w:rsid w:val="0075405F"/>
    <w:rsid w:val="007541F6"/>
    <w:rsid w:val="007543C5"/>
    <w:rsid w:val="00755891"/>
    <w:rsid w:val="00755D19"/>
    <w:rsid w:val="007561B2"/>
    <w:rsid w:val="00756520"/>
    <w:rsid w:val="00756A74"/>
    <w:rsid w:val="00760680"/>
    <w:rsid w:val="0076187B"/>
    <w:rsid w:val="00761D15"/>
    <w:rsid w:val="00762514"/>
    <w:rsid w:val="00762E28"/>
    <w:rsid w:val="00763456"/>
    <w:rsid w:val="007654A7"/>
    <w:rsid w:val="00765623"/>
    <w:rsid w:val="0076619D"/>
    <w:rsid w:val="0076627A"/>
    <w:rsid w:val="00766605"/>
    <w:rsid w:val="0076734A"/>
    <w:rsid w:val="007673E4"/>
    <w:rsid w:val="0076740F"/>
    <w:rsid w:val="00767647"/>
    <w:rsid w:val="00767E52"/>
    <w:rsid w:val="00770688"/>
    <w:rsid w:val="007706F2"/>
    <w:rsid w:val="00770736"/>
    <w:rsid w:val="0077075A"/>
    <w:rsid w:val="00770DE4"/>
    <w:rsid w:val="007716F3"/>
    <w:rsid w:val="00771906"/>
    <w:rsid w:val="00771C9A"/>
    <w:rsid w:val="007726F8"/>
    <w:rsid w:val="00772B65"/>
    <w:rsid w:val="00773A55"/>
    <w:rsid w:val="00773D33"/>
    <w:rsid w:val="0077426E"/>
    <w:rsid w:val="00774C7D"/>
    <w:rsid w:val="00774D37"/>
    <w:rsid w:val="007758E3"/>
    <w:rsid w:val="00775E3D"/>
    <w:rsid w:val="00776A76"/>
    <w:rsid w:val="00776F9F"/>
    <w:rsid w:val="0077720C"/>
    <w:rsid w:val="00777717"/>
    <w:rsid w:val="00777EE8"/>
    <w:rsid w:val="0078089D"/>
    <w:rsid w:val="00780AED"/>
    <w:rsid w:val="00781A2D"/>
    <w:rsid w:val="00781B36"/>
    <w:rsid w:val="00781D6A"/>
    <w:rsid w:val="0078239C"/>
    <w:rsid w:val="00782C5E"/>
    <w:rsid w:val="00783AFB"/>
    <w:rsid w:val="00783DEF"/>
    <w:rsid w:val="00784AAF"/>
    <w:rsid w:val="00784D85"/>
    <w:rsid w:val="0078514F"/>
    <w:rsid w:val="007861BB"/>
    <w:rsid w:val="0078678E"/>
    <w:rsid w:val="00787069"/>
    <w:rsid w:val="00787359"/>
    <w:rsid w:val="00787581"/>
    <w:rsid w:val="00790131"/>
    <w:rsid w:val="00790251"/>
    <w:rsid w:val="00790444"/>
    <w:rsid w:val="007908DC"/>
    <w:rsid w:val="00790EDC"/>
    <w:rsid w:val="007914C8"/>
    <w:rsid w:val="00791D01"/>
    <w:rsid w:val="00792091"/>
    <w:rsid w:val="007920C9"/>
    <w:rsid w:val="007925E1"/>
    <w:rsid w:val="007930EE"/>
    <w:rsid w:val="007936FE"/>
    <w:rsid w:val="00794042"/>
    <w:rsid w:val="00794189"/>
    <w:rsid w:val="0079450E"/>
    <w:rsid w:val="007945FA"/>
    <w:rsid w:val="00795233"/>
    <w:rsid w:val="00795ED6"/>
    <w:rsid w:val="00796190"/>
    <w:rsid w:val="007964C4"/>
    <w:rsid w:val="00797183"/>
    <w:rsid w:val="007976A2"/>
    <w:rsid w:val="0079776C"/>
    <w:rsid w:val="007A0165"/>
    <w:rsid w:val="007A01F5"/>
    <w:rsid w:val="007A0DE8"/>
    <w:rsid w:val="007A1714"/>
    <w:rsid w:val="007A1DC8"/>
    <w:rsid w:val="007A1EC2"/>
    <w:rsid w:val="007A268B"/>
    <w:rsid w:val="007A292D"/>
    <w:rsid w:val="007A2EB8"/>
    <w:rsid w:val="007A316A"/>
    <w:rsid w:val="007A354E"/>
    <w:rsid w:val="007A3B4F"/>
    <w:rsid w:val="007A3FCA"/>
    <w:rsid w:val="007A436C"/>
    <w:rsid w:val="007A4D4A"/>
    <w:rsid w:val="007A55F3"/>
    <w:rsid w:val="007A5F9A"/>
    <w:rsid w:val="007A613A"/>
    <w:rsid w:val="007A684C"/>
    <w:rsid w:val="007A6921"/>
    <w:rsid w:val="007A774C"/>
    <w:rsid w:val="007A7AB6"/>
    <w:rsid w:val="007A7E43"/>
    <w:rsid w:val="007A7F61"/>
    <w:rsid w:val="007B0C63"/>
    <w:rsid w:val="007B1629"/>
    <w:rsid w:val="007B1696"/>
    <w:rsid w:val="007B28DC"/>
    <w:rsid w:val="007B2C81"/>
    <w:rsid w:val="007B2F4A"/>
    <w:rsid w:val="007B34D8"/>
    <w:rsid w:val="007B3AF1"/>
    <w:rsid w:val="007B54D9"/>
    <w:rsid w:val="007B5758"/>
    <w:rsid w:val="007B5899"/>
    <w:rsid w:val="007B58D9"/>
    <w:rsid w:val="007B679B"/>
    <w:rsid w:val="007B6E72"/>
    <w:rsid w:val="007B7439"/>
    <w:rsid w:val="007B756E"/>
    <w:rsid w:val="007B75A4"/>
    <w:rsid w:val="007B7D29"/>
    <w:rsid w:val="007B7F15"/>
    <w:rsid w:val="007C0D2B"/>
    <w:rsid w:val="007C0D85"/>
    <w:rsid w:val="007C137A"/>
    <w:rsid w:val="007C16B5"/>
    <w:rsid w:val="007C182E"/>
    <w:rsid w:val="007C1FC6"/>
    <w:rsid w:val="007C25D1"/>
    <w:rsid w:val="007C2856"/>
    <w:rsid w:val="007C2F1C"/>
    <w:rsid w:val="007C3516"/>
    <w:rsid w:val="007C36F5"/>
    <w:rsid w:val="007C41AD"/>
    <w:rsid w:val="007C4657"/>
    <w:rsid w:val="007C6043"/>
    <w:rsid w:val="007C6114"/>
    <w:rsid w:val="007C72E7"/>
    <w:rsid w:val="007C7371"/>
    <w:rsid w:val="007C7538"/>
    <w:rsid w:val="007D012B"/>
    <w:rsid w:val="007D0274"/>
    <w:rsid w:val="007D02AE"/>
    <w:rsid w:val="007D0381"/>
    <w:rsid w:val="007D07E2"/>
    <w:rsid w:val="007D0E37"/>
    <w:rsid w:val="007D12AE"/>
    <w:rsid w:val="007D1BCE"/>
    <w:rsid w:val="007D22D0"/>
    <w:rsid w:val="007D23E2"/>
    <w:rsid w:val="007D447E"/>
    <w:rsid w:val="007D4AA7"/>
    <w:rsid w:val="007D4F26"/>
    <w:rsid w:val="007D591E"/>
    <w:rsid w:val="007D615D"/>
    <w:rsid w:val="007D63DB"/>
    <w:rsid w:val="007D6417"/>
    <w:rsid w:val="007D6B71"/>
    <w:rsid w:val="007D72DE"/>
    <w:rsid w:val="007D79A9"/>
    <w:rsid w:val="007E0246"/>
    <w:rsid w:val="007E0B5C"/>
    <w:rsid w:val="007E1029"/>
    <w:rsid w:val="007E1EA5"/>
    <w:rsid w:val="007E30F4"/>
    <w:rsid w:val="007E322E"/>
    <w:rsid w:val="007E35EF"/>
    <w:rsid w:val="007E3D19"/>
    <w:rsid w:val="007E3D6D"/>
    <w:rsid w:val="007E4210"/>
    <w:rsid w:val="007E50A1"/>
    <w:rsid w:val="007E5198"/>
    <w:rsid w:val="007E5306"/>
    <w:rsid w:val="007E57A3"/>
    <w:rsid w:val="007E5E2F"/>
    <w:rsid w:val="007E6051"/>
    <w:rsid w:val="007E649F"/>
    <w:rsid w:val="007E697E"/>
    <w:rsid w:val="007E6EA2"/>
    <w:rsid w:val="007E6F80"/>
    <w:rsid w:val="007E72E2"/>
    <w:rsid w:val="007E7B73"/>
    <w:rsid w:val="007F1746"/>
    <w:rsid w:val="007F186A"/>
    <w:rsid w:val="007F1A18"/>
    <w:rsid w:val="007F1FE3"/>
    <w:rsid w:val="007F3571"/>
    <w:rsid w:val="007F3641"/>
    <w:rsid w:val="007F4415"/>
    <w:rsid w:val="007F4C2C"/>
    <w:rsid w:val="007F686D"/>
    <w:rsid w:val="007F6EAB"/>
    <w:rsid w:val="007F7982"/>
    <w:rsid w:val="007F7FF5"/>
    <w:rsid w:val="00800104"/>
    <w:rsid w:val="008013BD"/>
    <w:rsid w:val="00801980"/>
    <w:rsid w:val="00801F98"/>
    <w:rsid w:val="0080271A"/>
    <w:rsid w:val="0080287A"/>
    <w:rsid w:val="008028BE"/>
    <w:rsid w:val="00802C8E"/>
    <w:rsid w:val="00804364"/>
    <w:rsid w:val="00805A11"/>
    <w:rsid w:val="00805ED4"/>
    <w:rsid w:val="0080687B"/>
    <w:rsid w:val="00806BF5"/>
    <w:rsid w:val="00806E40"/>
    <w:rsid w:val="00806E86"/>
    <w:rsid w:val="00807220"/>
    <w:rsid w:val="00807EB2"/>
    <w:rsid w:val="0081103A"/>
    <w:rsid w:val="00811CD1"/>
    <w:rsid w:val="00812D23"/>
    <w:rsid w:val="00812D53"/>
    <w:rsid w:val="00813155"/>
    <w:rsid w:val="00813F7F"/>
    <w:rsid w:val="00814C3E"/>
    <w:rsid w:val="00815E31"/>
    <w:rsid w:val="008165E4"/>
    <w:rsid w:val="00816850"/>
    <w:rsid w:val="00816FB6"/>
    <w:rsid w:val="00817182"/>
    <w:rsid w:val="00820E43"/>
    <w:rsid w:val="00821452"/>
    <w:rsid w:val="00821983"/>
    <w:rsid w:val="00822FE0"/>
    <w:rsid w:val="008230AC"/>
    <w:rsid w:val="0082358E"/>
    <w:rsid w:val="00823A71"/>
    <w:rsid w:val="00824193"/>
    <w:rsid w:val="00824620"/>
    <w:rsid w:val="00824627"/>
    <w:rsid w:val="00824F1E"/>
    <w:rsid w:val="00825ACB"/>
    <w:rsid w:val="0082603D"/>
    <w:rsid w:val="00826A36"/>
    <w:rsid w:val="00827254"/>
    <w:rsid w:val="008272D4"/>
    <w:rsid w:val="00827546"/>
    <w:rsid w:val="00827A5C"/>
    <w:rsid w:val="00830357"/>
    <w:rsid w:val="008305A4"/>
    <w:rsid w:val="008306F6"/>
    <w:rsid w:val="00830C11"/>
    <w:rsid w:val="00830CEC"/>
    <w:rsid w:val="00832F80"/>
    <w:rsid w:val="008332F4"/>
    <w:rsid w:val="00833842"/>
    <w:rsid w:val="00834AB1"/>
    <w:rsid w:val="008353DC"/>
    <w:rsid w:val="00835D53"/>
    <w:rsid w:val="00835EB6"/>
    <w:rsid w:val="00836BCE"/>
    <w:rsid w:val="00837344"/>
    <w:rsid w:val="00837582"/>
    <w:rsid w:val="0083761F"/>
    <w:rsid w:val="00837632"/>
    <w:rsid w:val="00840D07"/>
    <w:rsid w:val="00841563"/>
    <w:rsid w:val="00842573"/>
    <w:rsid w:val="008433E8"/>
    <w:rsid w:val="00843F50"/>
    <w:rsid w:val="00844FF3"/>
    <w:rsid w:val="00845033"/>
    <w:rsid w:val="00845E21"/>
    <w:rsid w:val="00846A89"/>
    <w:rsid w:val="00850B26"/>
    <w:rsid w:val="00850F0A"/>
    <w:rsid w:val="00852092"/>
    <w:rsid w:val="0085210D"/>
    <w:rsid w:val="00852159"/>
    <w:rsid w:val="008524CD"/>
    <w:rsid w:val="00852A83"/>
    <w:rsid w:val="00852A89"/>
    <w:rsid w:val="00853FAE"/>
    <w:rsid w:val="00854042"/>
    <w:rsid w:val="00854207"/>
    <w:rsid w:val="0085433F"/>
    <w:rsid w:val="00854A58"/>
    <w:rsid w:val="00855596"/>
    <w:rsid w:val="00855EF6"/>
    <w:rsid w:val="008560E3"/>
    <w:rsid w:val="0085659E"/>
    <w:rsid w:val="008565DA"/>
    <w:rsid w:val="00856E15"/>
    <w:rsid w:val="00856E51"/>
    <w:rsid w:val="00857193"/>
    <w:rsid w:val="00860054"/>
    <w:rsid w:val="008607BA"/>
    <w:rsid w:val="00860856"/>
    <w:rsid w:val="00861149"/>
    <w:rsid w:val="00861492"/>
    <w:rsid w:val="0086241F"/>
    <w:rsid w:val="0086250A"/>
    <w:rsid w:val="00862C1C"/>
    <w:rsid w:val="00862E0F"/>
    <w:rsid w:val="00863667"/>
    <w:rsid w:val="0086388E"/>
    <w:rsid w:val="00864464"/>
    <w:rsid w:val="00864F9D"/>
    <w:rsid w:val="00865033"/>
    <w:rsid w:val="00865389"/>
    <w:rsid w:val="008658C0"/>
    <w:rsid w:val="00865B7E"/>
    <w:rsid w:val="00866074"/>
    <w:rsid w:val="0086630F"/>
    <w:rsid w:val="0086714C"/>
    <w:rsid w:val="008675FE"/>
    <w:rsid w:val="0086776F"/>
    <w:rsid w:val="00867D36"/>
    <w:rsid w:val="00870813"/>
    <w:rsid w:val="00870878"/>
    <w:rsid w:val="00870913"/>
    <w:rsid w:val="00870B14"/>
    <w:rsid w:val="00871AD4"/>
    <w:rsid w:val="00871F37"/>
    <w:rsid w:val="00872A6E"/>
    <w:rsid w:val="008733DE"/>
    <w:rsid w:val="00873492"/>
    <w:rsid w:val="00873A0F"/>
    <w:rsid w:val="00873DA9"/>
    <w:rsid w:val="00874E0F"/>
    <w:rsid w:val="00875412"/>
    <w:rsid w:val="00875797"/>
    <w:rsid w:val="00875A20"/>
    <w:rsid w:val="00876E4C"/>
    <w:rsid w:val="00877329"/>
    <w:rsid w:val="008778B3"/>
    <w:rsid w:val="00882749"/>
    <w:rsid w:val="00883E42"/>
    <w:rsid w:val="00886487"/>
    <w:rsid w:val="0088672F"/>
    <w:rsid w:val="00887ACE"/>
    <w:rsid w:val="00887BC4"/>
    <w:rsid w:val="0089029E"/>
    <w:rsid w:val="00890401"/>
    <w:rsid w:val="00890773"/>
    <w:rsid w:val="008909AC"/>
    <w:rsid w:val="00890AFB"/>
    <w:rsid w:val="0089124B"/>
    <w:rsid w:val="008914DB"/>
    <w:rsid w:val="008934DA"/>
    <w:rsid w:val="008935A6"/>
    <w:rsid w:val="00893E99"/>
    <w:rsid w:val="00894FB6"/>
    <w:rsid w:val="00894FEA"/>
    <w:rsid w:val="0089548F"/>
    <w:rsid w:val="008955E9"/>
    <w:rsid w:val="008960C9"/>
    <w:rsid w:val="008964A1"/>
    <w:rsid w:val="00897305"/>
    <w:rsid w:val="00897569"/>
    <w:rsid w:val="008979E1"/>
    <w:rsid w:val="00897FD1"/>
    <w:rsid w:val="008A05B4"/>
    <w:rsid w:val="008A08C1"/>
    <w:rsid w:val="008A0C23"/>
    <w:rsid w:val="008A0D40"/>
    <w:rsid w:val="008A0E86"/>
    <w:rsid w:val="008A1513"/>
    <w:rsid w:val="008A1970"/>
    <w:rsid w:val="008A1F00"/>
    <w:rsid w:val="008A2932"/>
    <w:rsid w:val="008A2B7B"/>
    <w:rsid w:val="008A2FA1"/>
    <w:rsid w:val="008A3001"/>
    <w:rsid w:val="008A3136"/>
    <w:rsid w:val="008A378D"/>
    <w:rsid w:val="008A3F78"/>
    <w:rsid w:val="008A41E8"/>
    <w:rsid w:val="008A66FA"/>
    <w:rsid w:val="008A680D"/>
    <w:rsid w:val="008A6821"/>
    <w:rsid w:val="008A6C1D"/>
    <w:rsid w:val="008A762A"/>
    <w:rsid w:val="008B00B6"/>
    <w:rsid w:val="008B04B6"/>
    <w:rsid w:val="008B04EE"/>
    <w:rsid w:val="008B2980"/>
    <w:rsid w:val="008B29D5"/>
    <w:rsid w:val="008B2C3F"/>
    <w:rsid w:val="008B2D4D"/>
    <w:rsid w:val="008B349A"/>
    <w:rsid w:val="008B3FB1"/>
    <w:rsid w:val="008B441D"/>
    <w:rsid w:val="008B4740"/>
    <w:rsid w:val="008B4CEC"/>
    <w:rsid w:val="008B5ABF"/>
    <w:rsid w:val="008B68F6"/>
    <w:rsid w:val="008B7077"/>
    <w:rsid w:val="008B7DE1"/>
    <w:rsid w:val="008C01E1"/>
    <w:rsid w:val="008C02FD"/>
    <w:rsid w:val="008C056F"/>
    <w:rsid w:val="008C1099"/>
    <w:rsid w:val="008C14CE"/>
    <w:rsid w:val="008C1ACA"/>
    <w:rsid w:val="008C262F"/>
    <w:rsid w:val="008C26D3"/>
    <w:rsid w:val="008C2AA6"/>
    <w:rsid w:val="008C2C4B"/>
    <w:rsid w:val="008C4B32"/>
    <w:rsid w:val="008C4C56"/>
    <w:rsid w:val="008C5693"/>
    <w:rsid w:val="008C63FE"/>
    <w:rsid w:val="008C671C"/>
    <w:rsid w:val="008C6D96"/>
    <w:rsid w:val="008C71E9"/>
    <w:rsid w:val="008C744E"/>
    <w:rsid w:val="008C7941"/>
    <w:rsid w:val="008D12DA"/>
    <w:rsid w:val="008D15ED"/>
    <w:rsid w:val="008D1F0A"/>
    <w:rsid w:val="008D2BE7"/>
    <w:rsid w:val="008D3438"/>
    <w:rsid w:val="008D374B"/>
    <w:rsid w:val="008D395A"/>
    <w:rsid w:val="008D3A8A"/>
    <w:rsid w:val="008D3AF8"/>
    <w:rsid w:val="008D6139"/>
    <w:rsid w:val="008D62A5"/>
    <w:rsid w:val="008D6E22"/>
    <w:rsid w:val="008E102F"/>
    <w:rsid w:val="008E1889"/>
    <w:rsid w:val="008E2035"/>
    <w:rsid w:val="008E234A"/>
    <w:rsid w:val="008E3170"/>
    <w:rsid w:val="008E3949"/>
    <w:rsid w:val="008E53D0"/>
    <w:rsid w:val="008E5478"/>
    <w:rsid w:val="008E58C6"/>
    <w:rsid w:val="008E5AD4"/>
    <w:rsid w:val="008E5B46"/>
    <w:rsid w:val="008E5C22"/>
    <w:rsid w:val="008E5FA2"/>
    <w:rsid w:val="008E604B"/>
    <w:rsid w:val="008E62F8"/>
    <w:rsid w:val="008E6628"/>
    <w:rsid w:val="008E71B8"/>
    <w:rsid w:val="008E733E"/>
    <w:rsid w:val="008E774E"/>
    <w:rsid w:val="008F0285"/>
    <w:rsid w:val="008F0636"/>
    <w:rsid w:val="008F215E"/>
    <w:rsid w:val="008F4224"/>
    <w:rsid w:val="008F4387"/>
    <w:rsid w:val="008F5B47"/>
    <w:rsid w:val="00900ADA"/>
    <w:rsid w:val="009014FA"/>
    <w:rsid w:val="009021BB"/>
    <w:rsid w:val="009038BB"/>
    <w:rsid w:val="00904E5C"/>
    <w:rsid w:val="009051AC"/>
    <w:rsid w:val="00906C0A"/>
    <w:rsid w:val="00906DEF"/>
    <w:rsid w:val="00907652"/>
    <w:rsid w:val="009077AB"/>
    <w:rsid w:val="00907FB0"/>
    <w:rsid w:val="00910B10"/>
    <w:rsid w:val="009110CC"/>
    <w:rsid w:val="00911404"/>
    <w:rsid w:val="00911465"/>
    <w:rsid w:val="009115BA"/>
    <w:rsid w:val="0091190C"/>
    <w:rsid w:val="00911D82"/>
    <w:rsid w:val="00914186"/>
    <w:rsid w:val="00914520"/>
    <w:rsid w:val="009147EA"/>
    <w:rsid w:val="00914B5A"/>
    <w:rsid w:val="00914B87"/>
    <w:rsid w:val="0091507F"/>
    <w:rsid w:val="00915474"/>
    <w:rsid w:val="009155FD"/>
    <w:rsid w:val="009158A3"/>
    <w:rsid w:val="00915DE2"/>
    <w:rsid w:val="00916537"/>
    <w:rsid w:val="00917607"/>
    <w:rsid w:val="00917608"/>
    <w:rsid w:val="0092004E"/>
    <w:rsid w:val="00920370"/>
    <w:rsid w:val="00920A71"/>
    <w:rsid w:val="0092115E"/>
    <w:rsid w:val="00921C72"/>
    <w:rsid w:val="0092332A"/>
    <w:rsid w:val="00924FB4"/>
    <w:rsid w:val="0092535A"/>
    <w:rsid w:val="0092554C"/>
    <w:rsid w:val="009277BC"/>
    <w:rsid w:val="00927850"/>
    <w:rsid w:val="00927DAD"/>
    <w:rsid w:val="00930933"/>
    <w:rsid w:val="00930A5F"/>
    <w:rsid w:val="00931A1E"/>
    <w:rsid w:val="009326A6"/>
    <w:rsid w:val="009326EF"/>
    <w:rsid w:val="00932EB1"/>
    <w:rsid w:val="00933855"/>
    <w:rsid w:val="00933B70"/>
    <w:rsid w:val="00933F14"/>
    <w:rsid w:val="0093415A"/>
    <w:rsid w:val="0093448E"/>
    <w:rsid w:val="009347BC"/>
    <w:rsid w:val="0093490B"/>
    <w:rsid w:val="009369AF"/>
    <w:rsid w:val="00940697"/>
    <w:rsid w:val="00940B99"/>
    <w:rsid w:val="00940C5B"/>
    <w:rsid w:val="009410AA"/>
    <w:rsid w:val="00941D8A"/>
    <w:rsid w:val="009426D4"/>
    <w:rsid w:val="00942FAB"/>
    <w:rsid w:val="009433C7"/>
    <w:rsid w:val="00943B76"/>
    <w:rsid w:val="00943EB4"/>
    <w:rsid w:val="00944354"/>
    <w:rsid w:val="009444FC"/>
    <w:rsid w:val="009447C6"/>
    <w:rsid w:val="00944ABA"/>
    <w:rsid w:val="0094566D"/>
    <w:rsid w:val="00946192"/>
    <w:rsid w:val="00946605"/>
    <w:rsid w:val="00946B8C"/>
    <w:rsid w:val="00946E17"/>
    <w:rsid w:val="00950B0E"/>
    <w:rsid w:val="00950CF1"/>
    <w:rsid w:val="00951185"/>
    <w:rsid w:val="00951B96"/>
    <w:rsid w:val="00953399"/>
    <w:rsid w:val="00954531"/>
    <w:rsid w:val="00954C2B"/>
    <w:rsid w:val="0095548D"/>
    <w:rsid w:val="0095564A"/>
    <w:rsid w:val="009558C9"/>
    <w:rsid w:val="00955CC1"/>
    <w:rsid w:val="009560CA"/>
    <w:rsid w:val="00956269"/>
    <w:rsid w:val="00956BFC"/>
    <w:rsid w:val="00957AB0"/>
    <w:rsid w:val="00957B37"/>
    <w:rsid w:val="009604AE"/>
    <w:rsid w:val="0096075F"/>
    <w:rsid w:val="00961458"/>
    <w:rsid w:val="00962ED3"/>
    <w:rsid w:val="0096340E"/>
    <w:rsid w:val="009636EF"/>
    <w:rsid w:val="00964227"/>
    <w:rsid w:val="00965C8A"/>
    <w:rsid w:val="00965D00"/>
    <w:rsid w:val="009662D2"/>
    <w:rsid w:val="00966461"/>
    <w:rsid w:val="009673EC"/>
    <w:rsid w:val="009677F1"/>
    <w:rsid w:val="00967C35"/>
    <w:rsid w:val="00971187"/>
    <w:rsid w:val="00972117"/>
    <w:rsid w:val="0097403D"/>
    <w:rsid w:val="0097408E"/>
    <w:rsid w:val="00974D94"/>
    <w:rsid w:val="00974E18"/>
    <w:rsid w:val="00975D3E"/>
    <w:rsid w:val="00976539"/>
    <w:rsid w:val="0097749D"/>
    <w:rsid w:val="00977A16"/>
    <w:rsid w:val="00977A2E"/>
    <w:rsid w:val="00977D13"/>
    <w:rsid w:val="0098010A"/>
    <w:rsid w:val="00980206"/>
    <w:rsid w:val="00980727"/>
    <w:rsid w:val="00980B0A"/>
    <w:rsid w:val="00981AC6"/>
    <w:rsid w:val="00982307"/>
    <w:rsid w:val="00982DB6"/>
    <w:rsid w:val="0098328D"/>
    <w:rsid w:val="00983C8D"/>
    <w:rsid w:val="0098412A"/>
    <w:rsid w:val="0098426F"/>
    <w:rsid w:val="009843A2"/>
    <w:rsid w:val="00984627"/>
    <w:rsid w:val="00984B96"/>
    <w:rsid w:val="00984E46"/>
    <w:rsid w:val="009859AB"/>
    <w:rsid w:val="00985CF7"/>
    <w:rsid w:val="00985D36"/>
    <w:rsid w:val="009860DD"/>
    <w:rsid w:val="0098679C"/>
    <w:rsid w:val="009872FA"/>
    <w:rsid w:val="009873C9"/>
    <w:rsid w:val="00987630"/>
    <w:rsid w:val="0099074E"/>
    <w:rsid w:val="00990CB8"/>
    <w:rsid w:val="009917F0"/>
    <w:rsid w:val="00991F86"/>
    <w:rsid w:val="0099361B"/>
    <w:rsid w:val="00993828"/>
    <w:rsid w:val="00993923"/>
    <w:rsid w:val="009940CE"/>
    <w:rsid w:val="009942FD"/>
    <w:rsid w:val="00994536"/>
    <w:rsid w:val="009949B2"/>
    <w:rsid w:val="00994A22"/>
    <w:rsid w:val="00996A44"/>
    <w:rsid w:val="00996F91"/>
    <w:rsid w:val="009972ED"/>
    <w:rsid w:val="009A0427"/>
    <w:rsid w:val="009A0CDD"/>
    <w:rsid w:val="009A0EF2"/>
    <w:rsid w:val="009A16FE"/>
    <w:rsid w:val="009A1F74"/>
    <w:rsid w:val="009A2357"/>
    <w:rsid w:val="009A2ADE"/>
    <w:rsid w:val="009A2BD9"/>
    <w:rsid w:val="009A2C96"/>
    <w:rsid w:val="009A32B0"/>
    <w:rsid w:val="009A3408"/>
    <w:rsid w:val="009A3944"/>
    <w:rsid w:val="009A41A4"/>
    <w:rsid w:val="009A48F4"/>
    <w:rsid w:val="009A4CF4"/>
    <w:rsid w:val="009A4F75"/>
    <w:rsid w:val="009A52B7"/>
    <w:rsid w:val="009A608C"/>
    <w:rsid w:val="009A6D0D"/>
    <w:rsid w:val="009B0509"/>
    <w:rsid w:val="009B0985"/>
    <w:rsid w:val="009B19A6"/>
    <w:rsid w:val="009B4894"/>
    <w:rsid w:val="009B4C54"/>
    <w:rsid w:val="009B5565"/>
    <w:rsid w:val="009B5794"/>
    <w:rsid w:val="009B58FC"/>
    <w:rsid w:val="009B5936"/>
    <w:rsid w:val="009B5BA3"/>
    <w:rsid w:val="009B60B1"/>
    <w:rsid w:val="009B6F19"/>
    <w:rsid w:val="009B75AE"/>
    <w:rsid w:val="009B765F"/>
    <w:rsid w:val="009B7C04"/>
    <w:rsid w:val="009C1548"/>
    <w:rsid w:val="009C1798"/>
    <w:rsid w:val="009C1EDF"/>
    <w:rsid w:val="009C23EA"/>
    <w:rsid w:val="009C2694"/>
    <w:rsid w:val="009C2C56"/>
    <w:rsid w:val="009C2CD0"/>
    <w:rsid w:val="009C2D97"/>
    <w:rsid w:val="009C2E3F"/>
    <w:rsid w:val="009C2EEB"/>
    <w:rsid w:val="009C370A"/>
    <w:rsid w:val="009C3883"/>
    <w:rsid w:val="009C4372"/>
    <w:rsid w:val="009C54B4"/>
    <w:rsid w:val="009C5605"/>
    <w:rsid w:val="009C6B6C"/>
    <w:rsid w:val="009C6C17"/>
    <w:rsid w:val="009C6C80"/>
    <w:rsid w:val="009C6CDA"/>
    <w:rsid w:val="009C76F7"/>
    <w:rsid w:val="009D0454"/>
    <w:rsid w:val="009D0DF0"/>
    <w:rsid w:val="009D1509"/>
    <w:rsid w:val="009D1A57"/>
    <w:rsid w:val="009D2E61"/>
    <w:rsid w:val="009D2FAF"/>
    <w:rsid w:val="009D34C8"/>
    <w:rsid w:val="009D446E"/>
    <w:rsid w:val="009D4FF1"/>
    <w:rsid w:val="009D51C6"/>
    <w:rsid w:val="009D524B"/>
    <w:rsid w:val="009D5930"/>
    <w:rsid w:val="009D67C5"/>
    <w:rsid w:val="009D6D8D"/>
    <w:rsid w:val="009D7399"/>
    <w:rsid w:val="009D7489"/>
    <w:rsid w:val="009D7741"/>
    <w:rsid w:val="009D7B40"/>
    <w:rsid w:val="009E0565"/>
    <w:rsid w:val="009E07CF"/>
    <w:rsid w:val="009E08A9"/>
    <w:rsid w:val="009E1B05"/>
    <w:rsid w:val="009E2AF2"/>
    <w:rsid w:val="009E359E"/>
    <w:rsid w:val="009E3703"/>
    <w:rsid w:val="009E4D82"/>
    <w:rsid w:val="009E6246"/>
    <w:rsid w:val="009E68ED"/>
    <w:rsid w:val="009E7159"/>
    <w:rsid w:val="009F0318"/>
    <w:rsid w:val="009F0DE8"/>
    <w:rsid w:val="009F10FC"/>
    <w:rsid w:val="009F1561"/>
    <w:rsid w:val="009F1B31"/>
    <w:rsid w:val="009F1BA0"/>
    <w:rsid w:val="009F3EF7"/>
    <w:rsid w:val="009F4798"/>
    <w:rsid w:val="009F4B0F"/>
    <w:rsid w:val="009F51BB"/>
    <w:rsid w:val="009F5412"/>
    <w:rsid w:val="009F5AAD"/>
    <w:rsid w:val="009F6CAF"/>
    <w:rsid w:val="009F6D93"/>
    <w:rsid w:val="00A00129"/>
    <w:rsid w:val="00A00345"/>
    <w:rsid w:val="00A004D8"/>
    <w:rsid w:val="00A004F6"/>
    <w:rsid w:val="00A00560"/>
    <w:rsid w:val="00A0081B"/>
    <w:rsid w:val="00A00C5F"/>
    <w:rsid w:val="00A00E51"/>
    <w:rsid w:val="00A017F5"/>
    <w:rsid w:val="00A020A6"/>
    <w:rsid w:val="00A02281"/>
    <w:rsid w:val="00A03367"/>
    <w:rsid w:val="00A040C7"/>
    <w:rsid w:val="00A04434"/>
    <w:rsid w:val="00A04988"/>
    <w:rsid w:val="00A0608E"/>
    <w:rsid w:val="00A06D7D"/>
    <w:rsid w:val="00A07342"/>
    <w:rsid w:val="00A079BA"/>
    <w:rsid w:val="00A079BE"/>
    <w:rsid w:val="00A11E48"/>
    <w:rsid w:val="00A11FF6"/>
    <w:rsid w:val="00A124CA"/>
    <w:rsid w:val="00A12F94"/>
    <w:rsid w:val="00A13053"/>
    <w:rsid w:val="00A131E6"/>
    <w:rsid w:val="00A13744"/>
    <w:rsid w:val="00A13A32"/>
    <w:rsid w:val="00A13C61"/>
    <w:rsid w:val="00A13D8D"/>
    <w:rsid w:val="00A155F4"/>
    <w:rsid w:val="00A1572D"/>
    <w:rsid w:val="00A15DFC"/>
    <w:rsid w:val="00A162F7"/>
    <w:rsid w:val="00A168FA"/>
    <w:rsid w:val="00A16D42"/>
    <w:rsid w:val="00A16DA0"/>
    <w:rsid w:val="00A17602"/>
    <w:rsid w:val="00A17CD6"/>
    <w:rsid w:val="00A20BF0"/>
    <w:rsid w:val="00A213E7"/>
    <w:rsid w:val="00A21671"/>
    <w:rsid w:val="00A21B6C"/>
    <w:rsid w:val="00A223DF"/>
    <w:rsid w:val="00A22438"/>
    <w:rsid w:val="00A224B6"/>
    <w:rsid w:val="00A2280A"/>
    <w:rsid w:val="00A22A14"/>
    <w:rsid w:val="00A22D89"/>
    <w:rsid w:val="00A22DEF"/>
    <w:rsid w:val="00A232FB"/>
    <w:rsid w:val="00A23524"/>
    <w:rsid w:val="00A238CC"/>
    <w:rsid w:val="00A23A2A"/>
    <w:rsid w:val="00A242C4"/>
    <w:rsid w:val="00A24E9A"/>
    <w:rsid w:val="00A24F8C"/>
    <w:rsid w:val="00A24FB2"/>
    <w:rsid w:val="00A26227"/>
    <w:rsid w:val="00A264E2"/>
    <w:rsid w:val="00A2676D"/>
    <w:rsid w:val="00A27594"/>
    <w:rsid w:val="00A27A77"/>
    <w:rsid w:val="00A30B2C"/>
    <w:rsid w:val="00A30FAF"/>
    <w:rsid w:val="00A310EF"/>
    <w:rsid w:val="00A3117D"/>
    <w:rsid w:val="00A3178E"/>
    <w:rsid w:val="00A31D91"/>
    <w:rsid w:val="00A31F50"/>
    <w:rsid w:val="00A323CB"/>
    <w:rsid w:val="00A324E5"/>
    <w:rsid w:val="00A3290A"/>
    <w:rsid w:val="00A32CB9"/>
    <w:rsid w:val="00A3498B"/>
    <w:rsid w:val="00A353A1"/>
    <w:rsid w:val="00A35973"/>
    <w:rsid w:val="00A36C28"/>
    <w:rsid w:val="00A37B65"/>
    <w:rsid w:val="00A40055"/>
    <w:rsid w:val="00A4034B"/>
    <w:rsid w:val="00A40615"/>
    <w:rsid w:val="00A411A4"/>
    <w:rsid w:val="00A41890"/>
    <w:rsid w:val="00A41EAA"/>
    <w:rsid w:val="00A42082"/>
    <w:rsid w:val="00A4326A"/>
    <w:rsid w:val="00A432D4"/>
    <w:rsid w:val="00A433EB"/>
    <w:rsid w:val="00A43A7F"/>
    <w:rsid w:val="00A43C46"/>
    <w:rsid w:val="00A440CA"/>
    <w:rsid w:val="00A441D0"/>
    <w:rsid w:val="00A4473C"/>
    <w:rsid w:val="00A44B51"/>
    <w:rsid w:val="00A44DF1"/>
    <w:rsid w:val="00A45B47"/>
    <w:rsid w:val="00A45C7F"/>
    <w:rsid w:val="00A45EE4"/>
    <w:rsid w:val="00A46483"/>
    <w:rsid w:val="00A46654"/>
    <w:rsid w:val="00A46D08"/>
    <w:rsid w:val="00A46E0B"/>
    <w:rsid w:val="00A4701A"/>
    <w:rsid w:val="00A474EB"/>
    <w:rsid w:val="00A478D9"/>
    <w:rsid w:val="00A47A1A"/>
    <w:rsid w:val="00A47CA5"/>
    <w:rsid w:val="00A503A1"/>
    <w:rsid w:val="00A50613"/>
    <w:rsid w:val="00A506B9"/>
    <w:rsid w:val="00A50AE5"/>
    <w:rsid w:val="00A51527"/>
    <w:rsid w:val="00A519C2"/>
    <w:rsid w:val="00A51E15"/>
    <w:rsid w:val="00A51F33"/>
    <w:rsid w:val="00A5305C"/>
    <w:rsid w:val="00A53149"/>
    <w:rsid w:val="00A53A00"/>
    <w:rsid w:val="00A53FFC"/>
    <w:rsid w:val="00A5414A"/>
    <w:rsid w:val="00A5430A"/>
    <w:rsid w:val="00A544C0"/>
    <w:rsid w:val="00A547A2"/>
    <w:rsid w:val="00A557A7"/>
    <w:rsid w:val="00A55945"/>
    <w:rsid w:val="00A55A01"/>
    <w:rsid w:val="00A571D4"/>
    <w:rsid w:val="00A60644"/>
    <w:rsid w:val="00A60D75"/>
    <w:rsid w:val="00A611B8"/>
    <w:rsid w:val="00A62467"/>
    <w:rsid w:val="00A631EB"/>
    <w:rsid w:val="00A63878"/>
    <w:rsid w:val="00A64029"/>
    <w:rsid w:val="00A64A69"/>
    <w:rsid w:val="00A64F9B"/>
    <w:rsid w:val="00A6577E"/>
    <w:rsid w:val="00A6608F"/>
    <w:rsid w:val="00A661FB"/>
    <w:rsid w:val="00A664BF"/>
    <w:rsid w:val="00A66679"/>
    <w:rsid w:val="00A66C40"/>
    <w:rsid w:val="00A673A3"/>
    <w:rsid w:val="00A677A9"/>
    <w:rsid w:val="00A74A72"/>
    <w:rsid w:val="00A75528"/>
    <w:rsid w:val="00A75630"/>
    <w:rsid w:val="00A75655"/>
    <w:rsid w:val="00A757D2"/>
    <w:rsid w:val="00A758BB"/>
    <w:rsid w:val="00A76F61"/>
    <w:rsid w:val="00A7762C"/>
    <w:rsid w:val="00A77C38"/>
    <w:rsid w:val="00A802F9"/>
    <w:rsid w:val="00A82635"/>
    <w:rsid w:val="00A82770"/>
    <w:rsid w:val="00A835DD"/>
    <w:rsid w:val="00A83E7C"/>
    <w:rsid w:val="00A846E5"/>
    <w:rsid w:val="00A84823"/>
    <w:rsid w:val="00A84E0E"/>
    <w:rsid w:val="00A85333"/>
    <w:rsid w:val="00A85A53"/>
    <w:rsid w:val="00A86110"/>
    <w:rsid w:val="00A866DA"/>
    <w:rsid w:val="00A86C01"/>
    <w:rsid w:val="00A86FA2"/>
    <w:rsid w:val="00A87424"/>
    <w:rsid w:val="00A879CF"/>
    <w:rsid w:val="00A87B19"/>
    <w:rsid w:val="00A90445"/>
    <w:rsid w:val="00A90BF1"/>
    <w:rsid w:val="00A90C7F"/>
    <w:rsid w:val="00A91086"/>
    <w:rsid w:val="00A91EBE"/>
    <w:rsid w:val="00A921BD"/>
    <w:rsid w:val="00A9240A"/>
    <w:rsid w:val="00A92EE7"/>
    <w:rsid w:val="00A937E7"/>
    <w:rsid w:val="00A93D76"/>
    <w:rsid w:val="00A9414C"/>
    <w:rsid w:val="00A9421B"/>
    <w:rsid w:val="00A94FD6"/>
    <w:rsid w:val="00A9591E"/>
    <w:rsid w:val="00A95C6B"/>
    <w:rsid w:val="00A95DBE"/>
    <w:rsid w:val="00A96964"/>
    <w:rsid w:val="00A96A14"/>
    <w:rsid w:val="00A96B2B"/>
    <w:rsid w:val="00A974B3"/>
    <w:rsid w:val="00A9794D"/>
    <w:rsid w:val="00A97CF9"/>
    <w:rsid w:val="00AA0507"/>
    <w:rsid w:val="00AA08B6"/>
    <w:rsid w:val="00AA26E0"/>
    <w:rsid w:val="00AA39CD"/>
    <w:rsid w:val="00AA4AA7"/>
    <w:rsid w:val="00AA5417"/>
    <w:rsid w:val="00AA64EA"/>
    <w:rsid w:val="00AA686C"/>
    <w:rsid w:val="00AA6E7B"/>
    <w:rsid w:val="00AA7414"/>
    <w:rsid w:val="00AA764A"/>
    <w:rsid w:val="00AA7D25"/>
    <w:rsid w:val="00AB00CF"/>
    <w:rsid w:val="00AB0187"/>
    <w:rsid w:val="00AB0B29"/>
    <w:rsid w:val="00AB0E27"/>
    <w:rsid w:val="00AB124B"/>
    <w:rsid w:val="00AB198D"/>
    <w:rsid w:val="00AB209B"/>
    <w:rsid w:val="00AB352E"/>
    <w:rsid w:val="00AB3AFE"/>
    <w:rsid w:val="00AB3B7C"/>
    <w:rsid w:val="00AB40B9"/>
    <w:rsid w:val="00AB41F8"/>
    <w:rsid w:val="00AB43A5"/>
    <w:rsid w:val="00AB4AC0"/>
    <w:rsid w:val="00AB4BDE"/>
    <w:rsid w:val="00AB5BFD"/>
    <w:rsid w:val="00AB5DD5"/>
    <w:rsid w:val="00AB68EA"/>
    <w:rsid w:val="00AC0AAF"/>
    <w:rsid w:val="00AC12B5"/>
    <w:rsid w:val="00AC1904"/>
    <w:rsid w:val="00AC1CAD"/>
    <w:rsid w:val="00AC2220"/>
    <w:rsid w:val="00AC2829"/>
    <w:rsid w:val="00AC2F0F"/>
    <w:rsid w:val="00AC3149"/>
    <w:rsid w:val="00AC376C"/>
    <w:rsid w:val="00AC38DA"/>
    <w:rsid w:val="00AC3F43"/>
    <w:rsid w:val="00AC3F4E"/>
    <w:rsid w:val="00AC4563"/>
    <w:rsid w:val="00AC49C8"/>
    <w:rsid w:val="00AC653A"/>
    <w:rsid w:val="00AC6B06"/>
    <w:rsid w:val="00AC700C"/>
    <w:rsid w:val="00AC7310"/>
    <w:rsid w:val="00AC7697"/>
    <w:rsid w:val="00AD055A"/>
    <w:rsid w:val="00AD0929"/>
    <w:rsid w:val="00AD1AB8"/>
    <w:rsid w:val="00AD2F80"/>
    <w:rsid w:val="00AD2FBE"/>
    <w:rsid w:val="00AD30E4"/>
    <w:rsid w:val="00AD35A8"/>
    <w:rsid w:val="00AD3867"/>
    <w:rsid w:val="00AD4E41"/>
    <w:rsid w:val="00AD5F4F"/>
    <w:rsid w:val="00AD6346"/>
    <w:rsid w:val="00AD6868"/>
    <w:rsid w:val="00AD79FF"/>
    <w:rsid w:val="00AD7C2E"/>
    <w:rsid w:val="00AE053A"/>
    <w:rsid w:val="00AE11A8"/>
    <w:rsid w:val="00AE15B1"/>
    <w:rsid w:val="00AE229E"/>
    <w:rsid w:val="00AE22C1"/>
    <w:rsid w:val="00AE2E84"/>
    <w:rsid w:val="00AE3D57"/>
    <w:rsid w:val="00AE6177"/>
    <w:rsid w:val="00AE709D"/>
    <w:rsid w:val="00AE7352"/>
    <w:rsid w:val="00AF025B"/>
    <w:rsid w:val="00AF02A6"/>
    <w:rsid w:val="00AF1039"/>
    <w:rsid w:val="00AF10AA"/>
    <w:rsid w:val="00AF1FB6"/>
    <w:rsid w:val="00AF26B3"/>
    <w:rsid w:val="00AF2A8A"/>
    <w:rsid w:val="00AF506F"/>
    <w:rsid w:val="00AF51FA"/>
    <w:rsid w:val="00AF52AB"/>
    <w:rsid w:val="00AF57D0"/>
    <w:rsid w:val="00AF5A9D"/>
    <w:rsid w:val="00AF7856"/>
    <w:rsid w:val="00AF7CFE"/>
    <w:rsid w:val="00B00336"/>
    <w:rsid w:val="00B00B80"/>
    <w:rsid w:val="00B00B82"/>
    <w:rsid w:val="00B00C76"/>
    <w:rsid w:val="00B012E2"/>
    <w:rsid w:val="00B017C3"/>
    <w:rsid w:val="00B01C0C"/>
    <w:rsid w:val="00B02527"/>
    <w:rsid w:val="00B032D8"/>
    <w:rsid w:val="00B03B25"/>
    <w:rsid w:val="00B03CB1"/>
    <w:rsid w:val="00B04BC8"/>
    <w:rsid w:val="00B0515B"/>
    <w:rsid w:val="00B05526"/>
    <w:rsid w:val="00B05774"/>
    <w:rsid w:val="00B07750"/>
    <w:rsid w:val="00B07A7D"/>
    <w:rsid w:val="00B1042D"/>
    <w:rsid w:val="00B11D63"/>
    <w:rsid w:val="00B120CA"/>
    <w:rsid w:val="00B12AD6"/>
    <w:rsid w:val="00B12B9B"/>
    <w:rsid w:val="00B12E7C"/>
    <w:rsid w:val="00B12F42"/>
    <w:rsid w:val="00B12FEC"/>
    <w:rsid w:val="00B13B14"/>
    <w:rsid w:val="00B13BCA"/>
    <w:rsid w:val="00B13C76"/>
    <w:rsid w:val="00B14073"/>
    <w:rsid w:val="00B14347"/>
    <w:rsid w:val="00B14361"/>
    <w:rsid w:val="00B143CF"/>
    <w:rsid w:val="00B14DF8"/>
    <w:rsid w:val="00B156C7"/>
    <w:rsid w:val="00B16307"/>
    <w:rsid w:val="00B17C0E"/>
    <w:rsid w:val="00B20AD7"/>
    <w:rsid w:val="00B20B31"/>
    <w:rsid w:val="00B20FA8"/>
    <w:rsid w:val="00B21727"/>
    <w:rsid w:val="00B225C7"/>
    <w:rsid w:val="00B2295B"/>
    <w:rsid w:val="00B22A4A"/>
    <w:rsid w:val="00B23012"/>
    <w:rsid w:val="00B23235"/>
    <w:rsid w:val="00B23F44"/>
    <w:rsid w:val="00B24107"/>
    <w:rsid w:val="00B2443F"/>
    <w:rsid w:val="00B244EA"/>
    <w:rsid w:val="00B24653"/>
    <w:rsid w:val="00B249A9"/>
    <w:rsid w:val="00B24A63"/>
    <w:rsid w:val="00B24B16"/>
    <w:rsid w:val="00B24C0E"/>
    <w:rsid w:val="00B2521F"/>
    <w:rsid w:val="00B255EC"/>
    <w:rsid w:val="00B266CA"/>
    <w:rsid w:val="00B267F7"/>
    <w:rsid w:val="00B2754C"/>
    <w:rsid w:val="00B27940"/>
    <w:rsid w:val="00B27C80"/>
    <w:rsid w:val="00B27F33"/>
    <w:rsid w:val="00B30466"/>
    <w:rsid w:val="00B30D4D"/>
    <w:rsid w:val="00B31593"/>
    <w:rsid w:val="00B32397"/>
    <w:rsid w:val="00B32678"/>
    <w:rsid w:val="00B32698"/>
    <w:rsid w:val="00B32A04"/>
    <w:rsid w:val="00B33006"/>
    <w:rsid w:val="00B33058"/>
    <w:rsid w:val="00B33442"/>
    <w:rsid w:val="00B33569"/>
    <w:rsid w:val="00B34455"/>
    <w:rsid w:val="00B346C4"/>
    <w:rsid w:val="00B349D0"/>
    <w:rsid w:val="00B34FE4"/>
    <w:rsid w:val="00B3516E"/>
    <w:rsid w:val="00B357F5"/>
    <w:rsid w:val="00B3624C"/>
    <w:rsid w:val="00B363D3"/>
    <w:rsid w:val="00B363D7"/>
    <w:rsid w:val="00B371E4"/>
    <w:rsid w:val="00B37FFA"/>
    <w:rsid w:val="00B40192"/>
    <w:rsid w:val="00B407AD"/>
    <w:rsid w:val="00B409D7"/>
    <w:rsid w:val="00B40A07"/>
    <w:rsid w:val="00B412DE"/>
    <w:rsid w:val="00B41E19"/>
    <w:rsid w:val="00B41FF9"/>
    <w:rsid w:val="00B4231B"/>
    <w:rsid w:val="00B42E0D"/>
    <w:rsid w:val="00B42FC5"/>
    <w:rsid w:val="00B44466"/>
    <w:rsid w:val="00B44561"/>
    <w:rsid w:val="00B4486B"/>
    <w:rsid w:val="00B44AAB"/>
    <w:rsid w:val="00B44F58"/>
    <w:rsid w:val="00B4538E"/>
    <w:rsid w:val="00B45A78"/>
    <w:rsid w:val="00B46157"/>
    <w:rsid w:val="00B466E4"/>
    <w:rsid w:val="00B46814"/>
    <w:rsid w:val="00B47312"/>
    <w:rsid w:val="00B47D46"/>
    <w:rsid w:val="00B50444"/>
    <w:rsid w:val="00B505BC"/>
    <w:rsid w:val="00B50E39"/>
    <w:rsid w:val="00B5157F"/>
    <w:rsid w:val="00B51F0D"/>
    <w:rsid w:val="00B52164"/>
    <w:rsid w:val="00B53AA4"/>
    <w:rsid w:val="00B53D1B"/>
    <w:rsid w:val="00B543FB"/>
    <w:rsid w:val="00B546F3"/>
    <w:rsid w:val="00B552CB"/>
    <w:rsid w:val="00B556C4"/>
    <w:rsid w:val="00B55EF1"/>
    <w:rsid w:val="00B563D0"/>
    <w:rsid w:val="00B565D3"/>
    <w:rsid w:val="00B572DF"/>
    <w:rsid w:val="00B60543"/>
    <w:rsid w:val="00B60BE3"/>
    <w:rsid w:val="00B6144C"/>
    <w:rsid w:val="00B616A2"/>
    <w:rsid w:val="00B61BE4"/>
    <w:rsid w:val="00B61CEC"/>
    <w:rsid w:val="00B6214E"/>
    <w:rsid w:val="00B6263C"/>
    <w:rsid w:val="00B639F6"/>
    <w:rsid w:val="00B640B5"/>
    <w:rsid w:val="00B643E3"/>
    <w:rsid w:val="00B64A57"/>
    <w:rsid w:val="00B65ADD"/>
    <w:rsid w:val="00B65B9F"/>
    <w:rsid w:val="00B6677F"/>
    <w:rsid w:val="00B67F88"/>
    <w:rsid w:val="00B70FA1"/>
    <w:rsid w:val="00B71021"/>
    <w:rsid w:val="00B71D23"/>
    <w:rsid w:val="00B728CE"/>
    <w:rsid w:val="00B73586"/>
    <w:rsid w:val="00B73955"/>
    <w:rsid w:val="00B75DE8"/>
    <w:rsid w:val="00B76E2D"/>
    <w:rsid w:val="00B76EB1"/>
    <w:rsid w:val="00B7707E"/>
    <w:rsid w:val="00B770DA"/>
    <w:rsid w:val="00B77A12"/>
    <w:rsid w:val="00B80E51"/>
    <w:rsid w:val="00B81497"/>
    <w:rsid w:val="00B81556"/>
    <w:rsid w:val="00B823F1"/>
    <w:rsid w:val="00B82431"/>
    <w:rsid w:val="00B83787"/>
    <w:rsid w:val="00B83B4E"/>
    <w:rsid w:val="00B83C7B"/>
    <w:rsid w:val="00B83D1F"/>
    <w:rsid w:val="00B83E0D"/>
    <w:rsid w:val="00B84682"/>
    <w:rsid w:val="00B85202"/>
    <w:rsid w:val="00B85B7B"/>
    <w:rsid w:val="00B86DAE"/>
    <w:rsid w:val="00B87416"/>
    <w:rsid w:val="00B874A6"/>
    <w:rsid w:val="00B8758B"/>
    <w:rsid w:val="00B87929"/>
    <w:rsid w:val="00B87B12"/>
    <w:rsid w:val="00B9064D"/>
    <w:rsid w:val="00B9191E"/>
    <w:rsid w:val="00B926C6"/>
    <w:rsid w:val="00B926DC"/>
    <w:rsid w:val="00B94895"/>
    <w:rsid w:val="00B94BD9"/>
    <w:rsid w:val="00B9533F"/>
    <w:rsid w:val="00B95621"/>
    <w:rsid w:val="00B95F12"/>
    <w:rsid w:val="00B9648B"/>
    <w:rsid w:val="00B967F4"/>
    <w:rsid w:val="00B97222"/>
    <w:rsid w:val="00B977A6"/>
    <w:rsid w:val="00B97A58"/>
    <w:rsid w:val="00BA01F0"/>
    <w:rsid w:val="00BA0CDF"/>
    <w:rsid w:val="00BA0D69"/>
    <w:rsid w:val="00BA200F"/>
    <w:rsid w:val="00BA2D00"/>
    <w:rsid w:val="00BA320D"/>
    <w:rsid w:val="00BA32BA"/>
    <w:rsid w:val="00BA3897"/>
    <w:rsid w:val="00BA40D1"/>
    <w:rsid w:val="00BA4701"/>
    <w:rsid w:val="00BA666E"/>
    <w:rsid w:val="00BA73AB"/>
    <w:rsid w:val="00BA74BA"/>
    <w:rsid w:val="00BA7E1B"/>
    <w:rsid w:val="00BB018D"/>
    <w:rsid w:val="00BB0235"/>
    <w:rsid w:val="00BB0284"/>
    <w:rsid w:val="00BB1AD7"/>
    <w:rsid w:val="00BB1BB1"/>
    <w:rsid w:val="00BB1C2E"/>
    <w:rsid w:val="00BB1C6D"/>
    <w:rsid w:val="00BB26FA"/>
    <w:rsid w:val="00BB2962"/>
    <w:rsid w:val="00BB2BC4"/>
    <w:rsid w:val="00BB2EF6"/>
    <w:rsid w:val="00BB3619"/>
    <w:rsid w:val="00BB373E"/>
    <w:rsid w:val="00BB37E0"/>
    <w:rsid w:val="00BB398C"/>
    <w:rsid w:val="00BB42D4"/>
    <w:rsid w:val="00BB4548"/>
    <w:rsid w:val="00BB4BC3"/>
    <w:rsid w:val="00BB53FE"/>
    <w:rsid w:val="00BB55F4"/>
    <w:rsid w:val="00BB5619"/>
    <w:rsid w:val="00BB5C01"/>
    <w:rsid w:val="00BB5E8C"/>
    <w:rsid w:val="00BB6384"/>
    <w:rsid w:val="00BB7E38"/>
    <w:rsid w:val="00BC05E2"/>
    <w:rsid w:val="00BC0C18"/>
    <w:rsid w:val="00BC0C35"/>
    <w:rsid w:val="00BC1902"/>
    <w:rsid w:val="00BC22D0"/>
    <w:rsid w:val="00BC28F9"/>
    <w:rsid w:val="00BC293B"/>
    <w:rsid w:val="00BC2C3A"/>
    <w:rsid w:val="00BC3247"/>
    <w:rsid w:val="00BC361C"/>
    <w:rsid w:val="00BC369F"/>
    <w:rsid w:val="00BC41CE"/>
    <w:rsid w:val="00BC57F6"/>
    <w:rsid w:val="00BC6271"/>
    <w:rsid w:val="00BC751B"/>
    <w:rsid w:val="00BC756D"/>
    <w:rsid w:val="00BD0331"/>
    <w:rsid w:val="00BD0907"/>
    <w:rsid w:val="00BD11BD"/>
    <w:rsid w:val="00BD1577"/>
    <w:rsid w:val="00BD158B"/>
    <w:rsid w:val="00BD1C6C"/>
    <w:rsid w:val="00BD242D"/>
    <w:rsid w:val="00BD43D1"/>
    <w:rsid w:val="00BD4EEA"/>
    <w:rsid w:val="00BD516F"/>
    <w:rsid w:val="00BD55D3"/>
    <w:rsid w:val="00BD56FB"/>
    <w:rsid w:val="00BD5D7F"/>
    <w:rsid w:val="00BD6381"/>
    <w:rsid w:val="00BD65E9"/>
    <w:rsid w:val="00BD6798"/>
    <w:rsid w:val="00BD6AA8"/>
    <w:rsid w:val="00BD6ABB"/>
    <w:rsid w:val="00BD7563"/>
    <w:rsid w:val="00BE1443"/>
    <w:rsid w:val="00BE1E32"/>
    <w:rsid w:val="00BE233F"/>
    <w:rsid w:val="00BE2AE4"/>
    <w:rsid w:val="00BE319E"/>
    <w:rsid w:val="00BE32DE"/>
    <w:rsid w:val="00BE3786"/>
    <w:rsid w:val="00BE3B18"/>
    <w:rsid w:val="00BE425E"/>
    <w:rsid w:val="00BE7101"/>
    <w:rsid w:val="00BE7947"/>
    <w:rsid w:val="00BE7B79"/>
    <w:rsid w:val="00BF0358"/>
    <w:rsid w:val="00BF0B10"/>
    <w:rsid w:val="00BF0F59"/>
    <w:rsid w:val="00BF1184"/>
    <w:rsid w:val="00BF135A"/>
    <w:rsid w:val="00BF1B1D"/>
    <w:rsid w:val="00BF2125"/>
    <w:rsid w:val="00BF220A"/>
    <w:rsid w:val="00BF22EE"/>
    <w:rsid w:val="00BF2A3B"/>
    <w:rsid w:val="00BF2A6C"/>
    <w:rsid w:val="00BF2CB1"/>
    <w:rsid w:val="00BF33E9"/>
    <w:rsid w:val="00BF6474"/>
    <w:rsid w:val="00BF6E6F"/>
    <w:rsid w:val="00C00723"/>
    <w:rsid w:val="00C01026"/>
    <w:rsid w:val="00C027ED"/>
    <w:rsid w:val="00C02A15"/>
    <w:rsid w:val="00C02FF7"/>
    <w:rsid w:val="00C031AF"/>
    <w:rsid w:val="00C03248"/>
    <w:rsid w:val="00C03846"/>
    <w:rsid w:val="00C03BF2"/>
    <w:rsid w:val="00C05609"/>
    <w:rsid w:val="00C059A3"/>
    <w:rsid w:val="00C05B3C"/>
    <w:rsid w:val="00C05CE0"/>
    <w:rsid w:val="00C06C15"/>
    <w:rsid w:val="00C06CA5"/>
    <w:rsid w:val="00C072A5"/>
    <w:rsid w:val="00C073A5"/>
    <w:rsid w:val="00C07B06"/>
    <w:rsid w:val="00C07E8F"/>
    <w:rsid w:val="00C11E41"/>
    <w:rsid w:val="00C11F17"/>
    <w:rsid w:val="00C11F24"/>
    <w:rsid w:val="00C1373F"/>
    <w:rsid w:val="00C13D97"/>
    <w:rsid w:val="00C14435"/>
    <w:rsid w:val="00C14CF0"/>
    <w:rsid w:val="00C150A7"/>
    <w:rsid w:val="00C15621"/>
    <w:rsid w:val="00C157FF"/>
    <w:rsid w:val="00C15823"/>
    <w:rsid w:val="00C164CD"/>
    <w:rsid w:val="00C16DAF"/>
    <w:rsid w:val="00C1743E"/>
    <w:rsid w:val="00C17B7C"/>
    <w:rsid w:val="00C20F76"/>
    <w:rsid w:val="00C22A80"/>
    <w:rsid w:val="00C23179"/>
    <w:rsid w:val="00C23190"/>
    <w:rsid w:val="00C2321B"/>
    <w:rsid w:val="00C23622"/>
    <w:rsid w:val="00C2376B"/>
    <w:rsid w:val="00C239EF"/>
    <w:rsid w:val="00C23ECC"/>
    <w:rsid w:val="00C23ECE"/>
    <w:rsid w:val="00C24DB7"/>
    <w:rsid w:val="00C253EB"/>
    <w:rsid w:val="00C30176"/>
    <w:rsid w:val="00C30D98"/>
    <w:rsid w:val="00C3118D"/>
    <w:rsid w:val="00C31694"/>
    <w:rsid w:val="00C31EB2"/>
    <w:rsid w:val="00C31F9A"/>
    <w:rsid w:val="00C3218F"/>
    <w:rsid w:val="00C32626"/>
    <w:rsid w:val="00C32716"/>
    <w:rsid w:val="00C32772"/>
    <w:rsid w:val="00C32EB9"/>
    <w:rsid w:val="00C33CC3"/>
    <w:rsid w:val="00C33DC5"/>
    <w:rsid w:val="00C33E97"/>
    <w:rsid w:val="00C3401A"/>
    <w:rsid w:val="00C3411F"/>
    <w:rsid w:val="00C3432E"/>
    <w:rsid w:val="00C34C19"/>
    <w:rsid w:val="00C34DFA"/>
    <w:rsid w:val="00C34E9D"/>
    <w:rsid w:val="00C35A96"/>
    <w:rsid w:val="00C3609D"/>
    <w:rsid w:val="00C36494"/>
    <w:rsid w:val="00C365A6"/>
    <w:rsid w:val="00C36CBD"/>
    <w:rsid w:val="00C36F33"/>
    <w:rsid w:val="00C40841"/>
    <w:rsid w:val="00C4094A"/>
    <w:rsid w:val="00C410EE"/>
    <w:rsid w:val="00C41C14"/>
    <w:rsid w:val="00C41C31"/>
    <w:rsid w:val="00C41E52"/>
    <w:rsid w:val="00C4256A"/>
    <w:rsid w:val="00C43274"/>
    <w:rsid w:val="00C4379D"/>
    <w:rsid w:val="00C452B4"/>
    <w:rsid w:val="00C457BC"/>
    <w:rsid w:val="00C45D8E"/>
    <w:rsid w:val="00C467B4"/>
    <w:rsid w:val="00C46830"/>
    <w:rsid w:val="00C46850"/>
    <w:rsid w:val="00C46D3E"/>
    <w:rsid w:val="00C5074C"/>
    <w:rsid w:val="00C50DFC"/>
    <w:rsid w:val="00C511E1"/>
    <w:rsid w:val="00C51F69"/>
    <w:rsid w:val="00C52CC4"/>
    <w:rsid w:val="00C52DB6"/>
    <w:rsid w:val="00C53555"/>
    <w:rsid w:val="00C544B7"/>
    <w:rsid w:val="00C5466C"/>
    <w:rsid w:val="00C546D7"/>
    <w:rsid w:val="00C547ED"/>
    <w:rsid w:val="00C54A1E"/>
    <w:rsid w:val="00C558A1"/>
    <w:rsid w:val="00C563CB"/>
    <w:rsid w:val="00C56497"/>
    <w:rsid w:val="00C567AB"/>
    <w:rsid w:val="00C60AEA"/>
    <w:rsid w:val="00C6183D"/>
    <w:rsid w:val="00C61C93"/>
    <w:rsid w:val="00C64131"/>
    <w:rsid w:val="00C6421C"/>
    <w:rsid w:val="00C64E45"/>
    <w:rsid w:val="00C65080"/>
    <w:rsid w:val="00C65925"/>
    <w:rsid w:val="00C65B53"/>
    <w:rsid w:val="00C65C06"/>
    <w:rsid w:val="00C65CE4"/>
    <w:rsid w:val="00C65D25"/>
    <w:rsid w:val="00C66222"/>
    <w:rsid w:val="00C66BE2"/>
    <w:rsid w:val="00C70E02"/>
    <w:rsid w:val="00C71963"/>
    <w:rsid w:val="00C72CB2"/>
    <w:rsid w:val="00C73973"/>
    <w:rsid w:val="00C750A5"/>
    <w:rsid w:val="00C7615B"/>
    <w:rsid w:val="00C762E4"/>
    <w:rsid w:val="00C765F4"/>
    <w:rsid w:val="00C77114"/>
    <w:rsid w:val="00C7750A"/>
    <w:rsid w:val="00C776C5"/>
    <w:rsid w:val="00C7792D"/>
    <w:rsid w:val="00C77B52"/>
    <w:rsid w:val="00C801D9"/>
    <w:rsid w:val="00C802F6"/>
    <w:rsid w:val="00C80616"/>
    <w:rsid w:val="00C808B2"/>
    <w:rsid w:val="00C80BF2"/>
    <w:rsid w:val="00C81E0A"/>
    <w:rsid w:val="00C81E5A"/>
    <w:rsid w:val="00C81F51"/>
    <w:rsid w:val="00C822A2"/>
    <w:rsid w:val="00C82DE8"/>
    <w:rsid w:val="00C83093"/>
    <w:rsid w:val="00C83142"/>
    <w:rsid w:val="00C8329F"/>
    <w:rsid w:val="00C83BD6"/>
    <w:rsid w:val="00C83C15"/>
    <w:rsid w:val="00C840D5"/>
    <w:rsid w:val="00C84AB5"/>
    <w:rsid w:val="00C85369"/>
    <w:rsid w:val="00C853F6"/>
    <w:rsid w:val="00C85BEF"/>
    <w:rsid w:val="00C85EA7"/>
    <w:rsid w:val="00C865CA"/>
    <w:rsid w:val="00C8680C"/>
    <w:rsid w:val="00C872BC"/>
    <w:rsid w:val="00C8786D"/>
    <w:rsid w:val="00C909D2"/>
    <w:rsid w:val="00C90CBF"/>
    <w:rsid w:val="00C91C43"/>
    <w:rsid w:val="00C91C8E"/>
    <w:rsid w:val="00C922E8"/>
    <w:rsid w:val="00C928AE"/>
    <w:rsid w:val="00C938D2"/>
    <w:rsid w:val="00C94F0A"/>
    <w:rsid w:val="00C95111"/>
    <w:rsid w:val="00C95712"/>
    <w:rsid w:val="00C957F4"/>
    <w:rsid w:val="00C9587C"/>
    <w:rsid w:val="00C959FB"/>
    <w:rsid w:val="00C95A62"/>
    <w:rsid w:val="00C962E9"/>
    <w:rsid w:val="00C97B4F"/>
    <w:rsid w:val="00CA08A4"/>
    <w:rsid w:val="00CA1985"/>
    <w:rsid w:val="00CA2139"/>
    <w:rsid w:val="00CA2413"/>
    <w:rsid w:val="00CA2535"/>
    <w:rsid w:val="00CA27F4"/>
    <w:rsid w:val="00CA2F31"/>
    <w:rsid w:val="00CA30D1"/>
    <w:rsid w:val="00CA3275"/>
    <w:rsid w:val="00CA3320"/>
    <w:rsid w:val="00CA3536"/>
    <w:rsid w:val="00CA3D88"/>
    <w:rsid w:val="00CA3EE3"/>
    <w:rsid w:val="00CA420D"/>
    <w:rsid w:val="00CA51D1"/>
    <w:rsid w:val="00CA59F9"/>
    <w:rsid w:val="00CA5DD3"/>
    <w:rsid w:val="00CA61AC"/>
    <w:rsid w:val="00CA6348"/>
    <w:rsid w:val="00CA6392"/>
    <w:rsid w:val="00CA656B"/>
    <w:rsid w:val="00CB0233"/>
    <w:rsid w:val="00CB06B9"/>
    <w:rsid w:val="00CB1006"/>
    <w:rsid w:val="00CB1758"/>
    <w:rsid w:val="00CB2DDE"/>
    <w:rsid w:val="00CB34BA"/>
    <w:rsid w:val="00CB366A"/>
    <w:rsid w:val="00CB56FE"/>
    <w:rsid w:val="00CB58C8"/>
    <w:rsid w:val="00CB58EE"/>
    <w:rsid w:val="00CB6009"/>
    <w:rsid w:val="00CB6995"/>
    <w:rsid w:val="00CB6D9E"/>
    <w:rsid w:val="00CC00B7"/>
    <w:rsid w:val="00CC09C1"/>
    <w:rsid w:val="00CC0A70"/>
    <w:rsid w:val="00CC0D1D"/>
    <w:rsid w:val="00CC1848"/>
    <w:rsid w:val="00CC202C"/>
    <w:rsid w:val="00CC2945"/>
    <w:rsid w:val="00CC326C"/>
    <w:rsid w:val="00CC3F6F"/>
    <w:rsid w:val="00CC42F5"/>
    <w:rsid w:val="00CC46EA"/>
    <w:rsid w:val="00CC4E2D"/>
    <w:rsid w:val="00CC4F7C"/>
    <w:rsid w:val="00CC5845"/>
    <w:rsid w:val="00CC5B9E"/>
    <w:rsid w:val="00CC61A0"/>
    <w:rsid w:val="00CC7D71"/>
    <w:rsid w:val="00CD0262"/>
    <w:rsid w:val="00CD08C6"/>
    <w:rsid w:val="00CD134B"/>
    <w:rsid w:val="00CD1528"/>
    <w:rsid w:val="00CD1FB6"/>
    <w:rsid w:val="00CD2285"/>
    <w:rsid w:val="00CD2388"/>
    <w:rsid w:val="00CD28D3"/>
    <w:rsid w:val="00CD29E4"/>
    <w:rsid w:val="00CD377C"/>
    <w:rsid w:val="00CD4330"/>
    <w:rsid w:val="00CD4C3E"/>
    <w:rsid w:val="00CD4C92"/>
    <w:rsid w:val="00CD5AB4"/>
    <w:rsid w:val="00CD5C9A"/>
    <w:rsid w:val="00CD646F"/>
    <w:rsid w:val="00CD673E"/>
    <w:rsid w:val="00CD69CE"/>
    <w:rsid w:val="00CD6E7C"/>
    <w:rsid w:val="00CD7023"/>
    <w:rsid w:val="00CD78D8"/>
    <w:rsid w:val="00CD7E55"/>
    <w:rsid w:val="00CE02DF"/>
    <w:rsid w:val="00CE06C0"/>
    <w:rsid w:val="00CE09C0"/>
    <w:rsid w:val="00CE14D7"/>
    <w:rsid w:val="00CE1500"/>
    <w:rsid w:val="00CE1A38"/>
    <w:rsid w:val="00CE1A9B"/>
    <w:rsid w:val="00CE2108"/>
    <w:rsid w:val="00CE22AD"/>
    <w:rsid w:val="00CE2498"/>
    <w:rsid w:val="00CE379D"/>
    <w:rsid w:val="00CE4E57"/>
    <w:rsid w:val="00CE532A"/>
    <w:rsid w:val="00CE5921"/>
    <w:rsid w:val="00CE5DB4"/>
    <w:rsid w:val="00CE5F8F"/>
    <w:rsid w:val="00CE65A4"/>
    <w:rsid w:val="00CE6B31"/>
    <w:rsid w:val="00CE71F0"/>
    <w:rsid w:val="00CE7287"/>
    <w:rsid w:val="00CF055F"/>
    <w:rsid w:val="00CF0DA9"/>
    <w:rsid w:val="00CF22B3"/>
    <w:rsid w:val="00CF312A"/>
    <w:rsid w:val="00CF39AE"/>
    <w:rsid w:val="00CF3CD3"/>
    <w:rsid w:val="00CF4224"/>
    <w:rsid w:val="00CF4C7E"/>
    <w:rsid w:val="00CF51B2"/>
    <w:rsid w:val="00CF66E3"/>
    <w:rsid w:val="00CF672E"/>
    <w:rsid w:val="00CF694D"/>
    <w:rsid w:val="00CF6D6E"/>
    <w:rsid w:val="00CF78F0"/>
    <w:rsid w:val="00D000F2"/>
    <w:rsid w:val="00D007DE"/>
    <w:rsid w:val="00D00F21"/>
    <w:rsid w:val="00D01799"/>
    <w:rsid w:val="00D01F3C"/>
    <w:rsid w:val="00D03475"/>
    <w:rsid w:val="00D0361C"/>
    <w:rsid w:val="00D039EC"/>
    <w:rsid w:val="00D04224"/>
    <w:rsid w:val="00D051F6"/>
    <w:rsid w:val="00D0667A"/>
    <w:rsid w:val="00D100B3"/>
    <w:rsid w:val="00D103E0"/>
    <w:rsid w:val="00D104E3"/>
    <w:rsid w:val="00D118CC"/>
    <w:rsid w:val="00D11DDC"/>
    <w:rsid w:val="00D12B9B"/>
    <w:rsid w:val="00D13ED3"/>
    <w:rsid w:val="00D1403E"/>
    <w:rsid w:val="00D1421E"/>
    <w:rsid w:val="00D14998"/>
    <w:rsid w:val="00D14B08"/>
    <w:rsid w:val="00D1537C"/>
    <w:rsid w:val="00D15E58"/>
    <w:rsid w:val="00D179B6"/>
    <w:rsid w:val="00D2010B"/>
    <w:rsid w:val="00D2141F"/>
    <w:rsid w:val="00D21560"/>
    <w:rsid w:val="00D21C1C"/>
    <w:rsid w:val="00D21DAF"/>
    <w:rsid w:val="00D237A4"/>
    <w:rsid w:val="00D23956"/>
    <w:rsid w:val="00D2395D"/>
    <w:rsid w:val="00D2431E"/>
    <w:rsid w:val="00D2589E"/>
    <w:rsid w:val="00D25922"/>
    <w:rsid w:val="00D26E5B"/>
    <w:rsid w:val="00D26E9B"/>
    <w:rsid w:val="00D279BD"/>
    <w:rsid w:val="00D27FB5"/>
    <w:rsid w:val="00D301FA"/>
    <w:rsid w:val="00D3052C"/>
    <w:rsid w:val="00D30FAF"/>
    <w:rsid w:val="00D3160F"/>
    <w:rsid w:val="00D31722"/>
    <w:rsid w:val="00D3172A"/>
    <w:rsid w:val="00D318C7"/>
    <w:rsid w:val="00D31BE6"/>
    <w:rsid w:val="00D32800"/>
    <w:rsid w:val="00D32C9C"/>
    <w:rsid w:val="00D32CBB"/>
    <w:rsid w:val="00D3321F"/>
    <w:rsid w:val="00D34479"/>
    <w:rsid w:val="00D349CE"/>
    <w:rsid w:val="00D3522E"/>
    <w:rsid w:val="00D3640B"/>
    <w:rsid w:val="00D37ABC"/>
    <w:rsid w:val="00D37E5D"/>
    <w:rsid w:val="00D40D86"/>
    <w:rsid w:val="00D41038"/>
    <w:rsid w:val="00D41A0F"/>
    <w:rsid w:val="00D429EB"/>
    <w:rsid w:val="00D43150"/>
    <w:rsid w:val="00D43D5D"/>
    <w:rsid w:val="00D43EE9"/>
    <w:rsid w:val="00D43F0A"/>
    <w:rsid w:val="00D44108"/>
    <w:rsid w:val="00D44B4C"/>
    <w:rsid w:val="00D4524A"/>
    <w:rsid w:val="00D4525E"/>
    <w:rsid w:val="00D454C8"/>
    <w:rsid w:val="00D458CB"/>
    <w:rsid w:val="00D458CC"/>
    <w:rsid w:val="00D45B45"/>
    <w:rsid w:val="00D462A7"/>
    <w:rsid w:val="00D47773"/>
    <w:rsid w:val="00D47A3A"/>
    <w:rsid w:val="00D509F9"/>
    <w:rsid w:val="00D51A32"/>
    <w:rsid w:val="00D528A4"/>
    <w:rsid w:val="00D52E23"/>
    <w:rsid w:val="00D52EC8"/>
    <w:rsid w:val="00D531B3"/>
    <w:rsid w:val="00D53953"/>
    <w:rsid w:val="00D53AB1"/>
    <w:rsid w:val="00D53B03"/>
    <w:rsid w:val="00D5421B"/>
    <w:rsid w:val="00D544D4"/>
    <w:rsid w:val="00D54AD4"/>
    <w:rsid w:val="00D555FA"/>
    <w:rsid w:val="00D562A5"/>
    <w:rsid w:val="00D56D05"/>
    <w:rsid w:val="00D56D17"/>
    <w:rsid w:val="00D575F3"/>
    <w:rsid w:val="00D57B11"/>
    <w:rsid w:val="00D57EAA"/>
    <w:rsid w:val="00D57FF7"/>
    <w:rsid w:val="00D603B7"/>
    <w:rsid w:val="00D60435"/>
    <w:rsid w:val="00D606DB"/>
    <w:rsid w:val="00D60BBD"/>
    <w:rsid w:val="00D60E25"/>
    <w:rsid w:val="00D618E8"/>
    <w:rsid w:val="00D61991"/>
    <w:rsid w:val="00D61AF0"/>
    <w:rsid w:val="00D62108"/>
    <w:rsid w:val="00D62160"/>
    <w:rsid w:val="00D62D36"/>
    <w:rsid w:val="00D633F6"/>
    <w:rsid w:val="00D63771"/>
    <w:rsid w:val="00D63C41"/>
    <w:rsid w:val="00D6524A"/>
    <w:rsid w:val="00D653E4"/>
    <w:rsid w:val="00D66666"/>
    <w:rsid w:val="00D671E8"/>
    <w:rsid w:val="00D67A09"/>
    <w:rsid w:val="00D705E3"/>
    <w:rsid w:val="00D70E72"/>
    <w:rsid w:val="00D71375"/>
    <w:rsid w:val="00D719CB"/>
    <w:rsid w:val="00D72C87"/>
    <w:rsid w:val="00D73637"/>
    <w:rsid w:val="00D73CA9"/>
    <w:rsid w:val="00D74271"/>
    <w:rsid w:val="00D74B63"/>
    <w:rsid w:val="00D75806"/>
    <w:rsid w:val="00D7582B"/>
    <w:rsid w:val="00D76984"/>
    <w:rsid w:val="00D76C91"/>
    <w:rsid w:val="00D77175"/>
    <w:rsid w:val="00D7733A"/>
    <w:rsid w:val="00D77E23"/>
    <w:rsid w:val="00D77E5A"/>
    <w:rsid w:val="00D8020F"/>
    <w:rsid w:val="00D80ADF"/>
    <w:rsid w:val="00D817D5"/>
    <w:rsid w:val="00D81844"/>
    <w:rsid w:val="00D8184F"/>
    <w:rsid w:val="00D82206"/>
    <w:rsid w:val="00D8253F"/>
    <w:rsid w:val="00D8281E"/>
    <w:rsid w:val="00D82A76"/>
    <w:rsid w:val="00D82D4F"/>
    <w:rsid w:val="00D83F03"/>
    <w:rsid w:val="00D84729"/>
    <w:rsid w:val="00D847AA"/>
    <w:rsid w:val="00D85089"/>
    <w:rsid w:val="00D87061"/>
    <w:rsid w:val="00D8732C"/>
    <w:rsid w:val="00D87A4F"/>
    <w:rsid w:val="00D90EA9"/>
    <w:rsid w:val="00D914D9"/>
    <w:rsid w:val="00D918B9"/>
    <w:rsid w:val="00D918BD"/>
    <w:rsid w:val="00D919DB"/>
    <w:rsid w:val="00D921FE"/>
    <w:rsid w:val="00D93A42"/>
    <w:rsid w:val="00D94008"/>
    <w:rsid w:val="00D94674"/>
    <w:rsid w:val="00D94DE8"/>
    <w:rsid w:val="00D957B6"/>
    <w:rsid w:val="00D9717A"/>
    <w:rsid w:val="00D976C2"/>
    <w:rsid w:val="00D97D74"/>
    <w:rsid w:val="00DA0A51"/>
    <w:rsid w:val="00DA0D23"/>
    <w:rsid w:val="00DA1238"/>
    <w:rsid w:val="00DA1DA2"/>
    <w:rsid w:val="00DA2CAE"/>
    <w:rsid w:val="00DA31B6"/>
    <w:rsid w:val="00DA3FB7"/>
    <w:rsid w:val="00DA3FEE"/>
    <w:rsid w:val="00DA42A2"/>
    <w:rsid w:val="00DA5B93"/>
    <w:rsid w:val="00DA653A"/>
    <w:rsid w:val="00DA6A25"/>
    <w:rsid w:val="00DA765D"/>
    <w:rsid w:val="00DA7D19"/>
    <w:rsid w:val="00DB0375"/>
    <w:rsid w:val="00DB08F8"/>
    <w:rsid w:val="00DB1804"/>
    <w:rsid w:val="00DB39A9"/>
    <w:rsid w:val="00DB3B05"/>
    <w:rsid w:val="00DB4BB6"/>
    <w:rsid w:val="00DB50C7"/>
    <w:rsid w:val="00DB526D"/>
    <w:rsid w:val="00DB54A8"/>
    <w:rsid w:val="00DB6FD5"/>
    <w:rsid w:val="00DC02B4"/>
    <w:rsid w:val="00DC0A76"/>
    <w:rsid w:val="00DC0BCA"/>
    <w:rsid w:val="00DC1112"/>
    <w:rsid w:val="00DC1207"/>
    <w:rsid w:val="00DC1686"/>
    <w:rsid w:val="00DC2082"/>
    <w:rsid w:val="00DC4178"/>
    <w:rsid w:val="00DC44D9"/>
    <w:rsid w:val="00DC4EBC"/>
    <w:rsid w:val="00DC5016"/>
    <w:rsid w:val="00DC54A5"/>
    <w:rsid w:val="00DC6E10"/>
    <w:rsid w:val="00DC6E74"/>
    <w:rsid w:val="00DC7638"/>
    <w:rsid w:val="00DD06DD"/>
    <w:rsid w:val="00DD1150"/>
    <w:rsid w:val="00DD21EE"/>
    <w:rsid w:val="00DD2715"/>
    <w:rsid w:val="00DD28C2"/>
    <w:rsid w:val="00DD3181"/>
    <w:rsid w:val="00DD3DDE"/>
    <w:rsid w:val="00DD3FB7"/>
    <w:rsid w:val="00DD48CC"/>
    <w:rsid w:val="00DD4ECC"/>
    <w:rsid w:val="00DD4FD9"/>
    <w:rsid w:val="00DD5716"/>
    <w:rsid w:val="00DD5D93"/>
    <w:rsid w:val="00DD65F6"/>
    <w:rsid w:val="00DD7297"/>
    <w:rsid w:val="00DD7774"/>
    <w:rsid w:val="00DE1174"/>
    <w:rsid w:val="00DE23A1"/>
    <w:rsid w:val="00DE2924"/>
    <w:rsid w:val="00DE2C93"/>
    <w:rsid w:val="00DE2E49"/>
    <w:rsid w:val="00DE4DA4"/>
    <w:rsid w:val="00DE575B"/>
    <w:rsid w:val="00DE5BB4"/>
    <w:rsid w:val="00DE7044"/>
    <w:rsid w:val="00DE7190"/>
    <w:rsid w:val="00DE7437"/>
    <w:rsid w:val="00DE7797"/>
    <w:rsid w:val="00DE7B02"/>
    <w:rsid w:val="00DF0355"/>
    <w:rsid w:val="00DF0AB6"/>
    <w:rsid w:val="00DF106A"/>
    <w:rsid w:val="00DF1528"/>
    <w:rsid w:val="00DF1751"/>
    <w:rsid w:val="00DF26C7"/>
    <w:rsid w:val="00DF2C73"/>
    <w:rsid w:val="00DF2F25"/>
    <w:rsid w:val="00DF2FDD"/>
    <w:rsid w:val="00DF3214"/>
    <w:rsid w:val="00DF34B0"/>
    <w:rsid w:val="00DF36B5"/>
    <w:rsid w:val="00DF387C"/>
    <w:rsid w:val="00DF4150"/>
    <w:rsid w:val="00E001B4"/>
    <w:rsid w:val="00E00E9D"/>
    <w:rsid w:val="00E00FB1"/>
    <w:rsid w:val="00E016F0"/>
    <w:rsid w:val="00E02761"/>
    <w:rsid w:val="00E05F1D"/>
    <w:rsid w:val="00E05F20"/>
    <w:rsid w:val="00E06B74"/>
    <w:rsid w:val="00E07199"/>
    <w:rsid w:val="00E07EAD"/>
    <w:rsid w:val="00E1043D"/>
    <w:rsid w:val="00E111DC"/>
    <w:rsid w:val="00E11A68"/>
    <w:rsid w:val="00E11AB0"/>
    <w:rsid w:val="00E11BA0"/>
    <w:rsid w:val="00E123BE"/>
    <w:rsid w:val="00E1298C"/>
    <w:rsid w:val="00E1432A"/>
    <w:rsid w:val="00E14370"/>
    <w:rsid w:val="00E146A8"/>
    <w:rsid w:val="00E15FBF"/>
    <w:rsid w:val="00E16451"/>
    <w:rsid w:val="00E17301"/>
    <w:rsid w:val="00E173B4"/>
    <w:rsid w:val="00E17856"/>
    <w:rsid w:val="00E17942"/>
    <w:rsid w:val="00E1798E"/>
    <w:rsid w:val="00E17E63"/>
    <w:rsid w:val="00E20124"/>
    <w:rsid w:val="00E20F70"/>
    <w:rsid w:val="00E21A98"/>
    <w:rsid w:val="00E21CE7"/>
    <w:rsid w:val="00E2219A"/>
    <w:rsid w:val="00E225C5"/>
    <w:rsid w:val="00E238E0"/>
    <w:rsid w:val="00E2409E"/>
    <w:rsid w:val="00E2457C"/>
    <w:rsid w:val="00E24C93"/>
    <w:rsid w:val="00E252CD"/>
    <w:rsid w:val="00E25F7C"/>
    <w:rsid w:val="00E26692"/>
    <w:rsid w:val="00E268D1"/>
    <w:rsid w:val="00E26AA4"/>
    <w:rsid w:val="00E26F84"/>
    <w:rsid w:val="00E27CC5"/>
    <w:rsid w:val="00E30221"/>
    <w:rsid w:val="00E31C3E"/>
    <w:rsid w:val="00E324DC"/>
    <w:rsid w:val="00E331E3"/>
    <w:rsid w:val="00E3379D"/>
    <w:rsid w:val="00E33CC7"/>
    <w:rsid w:val="00E33EE6"/>
    <w:rsid w:val="00E34BA9"/>
    <w:rsid w:val="00E34C6D"/>
    <w:rsid w:val="00E354BB"/>
    <w:rsid w:val="00E35B7F"/>
    <w:rsid w:val="00E35C7E"/>
    <w:rsid w:val="00E36C5E"/>
    <w:rsid w:val="00E36C99"/>
    <w:rsid w:val="00E379A2"/>
    <w:rsid w:val="00E4040E"/>
    <w:rsid w:val="00E4110D"/>
    <w:rsid w:val="00E41D43"/>
    <w:rsid w:val="00E41E04"/>
    <w:rsid w:val="00E4238A"/>
    <w:rsid w:val="00E42765"/>
    <w:rsid w:val="00E4357F"/>
    <w:rsid w:val="00E44D0B"/>
    <w:rsid w:val="00E465E6"/>
    <w:rsid w:val="00E46A8C"/>
    <w:rsid w:val="00E46B41"/>
    <w:rsid w:val="00E47630"/>
    <w:rsid w:val="00E47780"/>
    <w:rsid w:val="00E47D27"/>
    <w:rsid w:val="00E47DFB"/>
    <w:rsid w:val="00E50571"/>
    <w:rsid w:val="00E5129F"/>
    <w:rsid w:val="00E51303"/>
    <w:rsid w:val="00E525FD"/>
    <w:rsid w:val="00E52D53"/>
    <w:rsid w:val="00E5391B"/>
    <w:rsid w:val="00E53C56"/>
    <w:rsid w:val="00E53FE0"/>
    <w:rsid w:val="00E547F1"/>
    <w:rsid w:val="00E55585"/>
    <w:rsid w:val="00E561D8"/>
    <w:rsid w:val="00E564BF"/>
    <w:rsid w:val="00E56B3C"/>
    <w:rsid w:val="00E56EB9"/>
    <w:rsid w:val="00E57D09"/>
    <w:rsid w:val="00E60EBC"/>
    <w:rsid w:val="00E61065"/>
    <w:rsid w:val="00E612E9"/>
    <w:rsid w:val="00E6202E"/>
    <w:rsid w:val="00E6212E"/>
    <w:rsid w:val="00E62BE4"/>
    <w:rsid w:val="00E63011"/>
    <w:rsid w:val="00E636E1"/>
    <w:rsid w:val="00E63FE4"/>
    <w:rsid w:val="00E64420"/>
    <w:rsid w:val="00E64F20"/>
    <w:rsid w:val="00E64F8F"/>
    <w:rsid w:val="00E6505D"/>
    <w:rsid w:val="00E65377"/>
    <w:rsid w:val="00E657DF"/>
    <w:rsid w:val="00E6681A"/>
    <w:rsid w:val="00E66875"/>
    <w:rsid w:val="00E668E3"/>
    <w:rsid w:val="00E66B73"/>
    <w:rsid w:val="00E672E1"/>
    <w:rsid w:val="00E67318"/>
    <w:rsid w:val="00E67B3C"/>
    <w:rsid w:val="00E67D49"/>
    <w:rsid w:val="00E70517"/>
    <w:rsid w:val="00E7061F"/>
    <w:rsid w:val="00E70CF8"/>
    <w:rsid w:val="00E70F32"/>
    <w:rsid w:val="00E7120D"/>
    <w:rsid w:val="00E7374E"/>
    <w:rsid w:val="00E73B15"/>
    <w:rsid w:val="00E742FA"/>
    <w:rsid w:val="00E8003A"/>
    <w:rsid w:val="00E8098F"/>
    <w:rsid w:val="00E80CE8"/>
    <w:rsid w:val="00E810DB"/>
    <w:rsid w:val="00E818FF"/>
    <w:rsid w:val="00E81BA1"/>
    <w:rsid w:val="00E8214F"/>
    <w:rsid w:val="00E831E6"/>
    <w:rsid w:val="00E838AF"/>
    <w:rsid w:val="00E83929"/>
    <w:rsid w:val="00E8398D"/>
    <w:rsid w:val="00E84608"/>
    <w:rsid w:val="00E847AB"/>
    <w:rsid w:val="00E84B4C"/>
    <w:rsid w:val="00E84DB9"/>
    <w:rsid w:val="00E8574B"/>
    <w:rsid w:val="00E85A94"/>
    <w:rsid w:val="00E86AA1"/>
    <w:rsid w:val="00E87816"/>
    <w:rsid w:val="00E87990"/>
    <w:rsid w:val="00E87C72"/>
    <w:rsid w:val="00E9001C"/>
    <w:rsid w:val="00E90733"/>
    <w:rsid w:val="00E9096C"/>
    <w:rsid w:val="00E90A70"/>
    <w:rsid w:val="00E915CC"/>
    <w:rsid w:val="00E918DC"/>
    <w:rsid w:val="00E92022"/>
    <w:rsid w:val="00E9229E"/>
    <w:rsid w:val="00E92426"/>
    <w:rsid w:val="00E9253A"/>
    <w:rsid w:val="00E930BD"/>
    <w:rsid w:val="00E934BD"/>
    <w:rsid w:val="00E93755"/>
    <w:rsid w:val="00E95E85"/>
    <w:rsid w:val="00E95FDB"/>
    <w:rsid w:val="00E96579"/>
    <w:rsid w:val="00E96667"/>
    <w:rsid w:val="00E96EBD"/>
    <w:rsid w:val="00E97789"/>
    <w:rsid w:val="00EA015D"/>
    <w:rsid w:val="00EA0543"/>
    <w:rsid w:val="00EA12E1"/>
    <w:rsid w:val="00EA2869"/>
    <w:rsid w:val="00EA29CD"/>
    <w:rsid w:val="00EA2F52"/>
    <w:rsid w:val="00EA3070"/>
    <w:rsid w:val="00EA3488"/>
    <w:rsid w:val="00EA3B0F"/>
    <w:rsid w:val="00EA3FE7"/>
    <w:rsid w:val="00EA43FC"/>
    <w:rsid w:val="00EA7414"/>
    <w:rsid w:val="00EB05C5"/>
    <w:rsid w:val="00EB0A45"/>
    <w:rsid w:val="00EB0F99"/>
    <w:rsid w:val="00EB1BA3"/>
    <w:rsid w:val="00EB2223"/>
    <w:rsid w:val="00EB2574"/>
    <w:rsid w:val="00EB393E"/>
    <w:rsid w:val="00EB409F"/>
    <w:rsid w:val="00EB4281"/>
    <w:rsid w:val="00EB4948"/>
    <w:rsid w:val="00EB4B87"/>
    <w:rsid w:val="00EB4C4B"/>
    <w:rsid w:val="00EB4F40"/>
    <w:rsid w:val="00EB4FEC"/>
    <w:rsid w:val="00EB54D3"/>
    <w:rsid w:val="00EB5768"/>
    <w:rsid w:val="00EB5C6D"/>
    <w:rsid w:val="00EB64A8"/>
    <w:rsid w:val="00EB6807"/>
    <w:rsid w:val="00EC042B"/>
    <w:rsid w:val="00EC0500"/>
    <w:rsid w:val="00EC0A24"/>
    <w:rsid w:val="00EC107A"/>
    <w:rsid w:val="00EC12E1"/>
    <w:rsid w:val="00EC16DA"/>
    <w:rsid w:val="00EC1E96"/>
    <w:rsid w:val="00EC2108"/>
    <w:rsid w:val="00EC263A"/>
    <w:rsid w:val="00EC2A99"/>
    <w:rsid w:val="00EC3360"/>
    <w:rsid w:val="00EC4714"/>
    <w:rsid w:val="00EC4B4F"/>
    <w:rsid w:val="00EC5144"/>
    <w:rsid w:val="00EC5679"/>
    <w:rsid w:val="00EC64CC"/>
    <w:rsid w:val="00ED01EC"/>
    <w:rsid w:val="00ED0BED"/>
    <w:rsid w:val="00ED10FC"/>
    <w:rsid w:val="00ED156A"/>
    <w:rsid w:val="00ED1CB7"/>
    <w:rsid w:val="00ED26E3"/>
    <w:rsid w:val="00ED2929"/>
    <w:rsid w:val="00ED2985"/>
    <w:rsid w:val="00ED30F7"/>
    <w:rsid w:val="00ED3507"/>
    <w:rsid w:val="00ED40F4"/>
    <w:rsid w:val="00ED4383"/>
    <w:rsid w:val="00ED442E"/>
    <w:rsid w:val="00ED4DED"/>
    <w:rsid w:val="00ED5BA6"/>
    <w:rsid w:val="00ED6808"/>
    <w:rsid w:val="00ED6869"/>
    <w:rsid w:val="00ED6BDC"/>
    <w:rsid w:val="00ED6F34"/>
    <w:rsid w:val="00ED7244"/>
    <w:rsid w:val="00ED77D7"/>
    <w:rsid w:val="00ED7B43"/>
    <w:rsid w:val="00ED7C3A"/>
    <w:rsid w:val="00ED7F3C"/>
    <w:rsid w:val="00ED7FF6"/>
    <w:rsid w:val="00EE0092"/>
    <w:rsid w:val="00EE066A"/>
    <w:rsid w:val="00EE37A0"/>
    <w:rsid w:val="00EE484C"/>
    <w:rsid w:val="00EE4F52"/>
    <w:rsid w:val="00EE5636"/>
    <w:rsid w:val="00EE74C9"/>
    <w:rsid w:val="00EE7B0E"/>
    <w:rsid w:val="00EE7B67"/>
    <w:rsid w:val="00EF04B4"/>
    <w:rsid w:val="00EF0DD3"/>
    <w:rsid w:val="00EF0E6C"/>
    <w:rsid w:val="00EF0F10"/>
    <w:rsid w:val="00EF1D68"/>
    <w:rsid w:val="00EF2681"/>
    <w:rsid w:val="00EF394E"/>
    <w:rsid w:val="00EF4258"/>
    <w:rsid w:val="00EF4E47"/>
    <w:rsid w:val="00EF57F3"/>
    <w:rsid w:val="00EF6308"/>
    <w:rsid w:val="00EF6F6F"/>
    <w:rsid w:val="00EF78C8"/>
    <w:rsid w:val="00F0033E"/>
    <w:rsid w:val="00F00369"/>
    <w:rsid w:val="00F015A5"/>
    <w:rsid w:val="00F01AA1"/>
    <w:rsid w:val="00F02D5B"/>
    <w:rsid w:val="00F03EA1"/>
    <w:rsid w:val="00F042B9"/>
    <w:rsid w:val="00F0451C"/>
    <w:rsid w:val="00F049F5"/>
    <w:rsid w:val="00F05785"/>
    <w:rsid w:val="00F05D06"/>
    <w:rsid w:val="00F06049"/>
    <w:rsid w:val="00F0604E"/>
    <w:rsid w:val="00F060D6"/>
    <w:rsid w:val="00F0640A"/>
    <w:rsid w:val="00F06AFE"/>
    <w:rsid w:val="00F10FC8"/>
    <w:rsid w:val="00F11CF3"/>
    <w:rsid w:val="00F1255B"/>
    <w:rsid w:val="00F128D4"/>
    <w:rsid w:val="00F12EC0"/>
    <w:rsid w:val="00F1345A"/>
    <w:rsid w:val="00F134C2"/>
    <w:rsid w:val="00F13E58"/>
    <w:rsid w:val="00F149F8"/>
    <w:rsid w:val="00F158BF"/>
    <w:rsid w:val="00F16A3C"/>
    <w:rsid w:val="00F17078"/>
    <w:rsid w:val="00F20182"/>
    <w:rsid w:val="00F20430"/>
    <w:rsid w:val="00F20FBE"/>
    <w:rsid w:val="00F210FC"/>
    <w:rsid w:val="00F21E10"/>
    <w:rsid w:val="00F2208E"/>
    <w:rsid w:val="00F22254"/>
    <w:rsid w:val="00F227D2"/>
    <w:rsid w:val="00F2415C"/>
    <w:rsid w:val="00F245D6"/>
    <w:rsid w:val="00F25849"/>
    <w:rsid w:val="00F25D26"/>
    <w:rsid w:val="00F26036"/>
    <w:rsid w:val="00F26CE6"/>
    <w:rsid w:val="00F2712F"/>
    <w:rsid w:val="00F275D6"/>
    <w:rsid w:val="00F2763A"/>
    <w:rsid w:val="00F27837"/>
    <w:rsid w:val="00F3050A"/>
    <w:rsid w:val="00F30D28"/>
    <w:rsid w:val="00F30F94"/>
    <w:rsid w:val="00F31675"/>
    <w:rsid w:val="00F32E2D"/>
    <w:rsid w:val="00F3344A"/>
    <w:rsid w:val="00F35237"/>
    <w:rsid w:val="00F35448"/>
    <w:rsid w:val="00F356F6"/>
    <w:rsid w:val="00F358E4"/>
    <w:rsid w:val="00F36713"/>
    <w:rsid w:val="00F36CC7"/>
    <w:rsid w:val="00F40728"/>
    <w:rsid w:val="00F41351"/>
    <w:rsid w:val="00F415FA"/>
    <w:rsid w:val="00F42330"/>
    <w:rsid w:val="00F4236D"/>
    <w:rsid w:val="00F424D2"/>
    <w:rsid w:val="00F433A3"/>
    <w:rsid w:val="00F4362A"/>
    <w:rsid w:val="00F43DEE"/>
    <w:rsid w:val="00F45C48"/>
    <w:rsid w:val="00F45C53"/>
    <w:rsid w:val="00F46B21"/>
    <w:rsid w:val="00F46D02"/>
    <w:rsid w:val="00F47899"/>
    <w:rsid w:val="00F478CF"/>
    <w:rsid w:val="00F478DF"/>
    <w:rsid w:val="00F478F5"/>
    <w:rsid w:val="00F47D71"/>
    <w:rsid w:val="00F50152"/>
    <w:rsid w:val="00F502BB"/>
    <w:rsid w:val="00F50671"/>
    <w:rsid w:val="00F5088C"/>
    <w:rsid w:val="00F50A1C"/>
    <w:rsid w:val="00F50E07"/>
    <w:rsid w:val="00F50E7C"/>
    <w:rsid w:val="00F51871"/>
    <w:rsid w:val="00F52DA1"/>
    <w:rsid w:val="00F53080"/>
    <w:rsid w:val="00F53420"/>
    <w:rsid w:val="00F5440A"/>
    <w:rsid w:val="00F5494A"/>
    <w:rsid w:val="00F553DC"/>
    <w:rsid w:val="00F5572E"/>
    <w:rsid w:val="00F5574C"/>
    <w:rsid w:val="00F56276"/>
    <w:rsid w:val="00F5734E"/>
    <w:rsid w:val="00F57C01"/>
    <w:rsid w:val="00F6060E"/>
    <w:rsid w:val="00F60611"/>
    <w:rsid w:val="00F610B8"/>
    <w:rsid w:val="00F61992"/>
    <w:rsid w:val="00F61B50"/>
    <w:rsid w:val="00F61EB2"/>
    <w:rsid w:val="00F62671"/>
    <w:rsid w:val="00F6280D"/>
    <w:rsid w:val="00F63942"/>
    <w:rsid w:val="00F639B2"/>
    <w:rsid w:val="00F648A8"/>
    <w:rsid w:val="00F649C2"/>
    <w:rsid w:val="00F64BE4"/>
    <w:rsid w:val="00F64C2D"/>
    <w:rsid w:val="00F65D8F"/>
    <w:rsid w:val="00F65ED2"/>
    <w:rsid w:val="00F666A6"/>
    <w:rsid w:val="00F6712B"/>
    <w:rsid w:val="00F674DB"/>
    <w:rsid w:val="00F67889"/>
    <w:rsid w:val="00F67B77"/>
    <w:rsid w:val="00F67EDE"/>
    <w:rsid w:val="00F70E1B"/>
    <w:rsid w:val="00F70F9F"/>
    <w:rsid w:val="00F71AFB"/>
    <w:rsid w:val="00F71DF0"/>
    <w:rsid w:val="00F71FC5"/>
    <w:rsid w:val="00F727DE"/>
    <w:rsid w:val="00F72A60"/>
    <w:rsid w:val="00F736B7"/>
    <w:rsid w:val="00F73DC7"/>
    <w:rsid w:val="00F73DDA"/>
    <w:rsid w:val="00F743D6"/>
    <w:rsid w:val="00F74EA0"/>
    <w:rsid w:val="00F753A4"/>
    <w:rsid w:val="00F75899"/>
    <w:rsid w:val="00F80426"/>
    <w:rsid w:val="00F8046D"/>
    <w:rsid w:val="00F80759"/>
    <w:rsid w:val="00F820C2"/>
    <w:rsid w:val="00F8271C"/>
    <w:rsid w:val="00F829D0"/>
    <w:rsid w:val="00F82F85"/>
    <w:rsid w:val="00F83344"/>
    <w:rsid w:val="00F839B1"/>
    <w:rsid w:val="00F83DC8"/>
    <w:rsid w:val="00F85607"/>
    <w:rsid w:val="00F858CE"/>
    <w:rsid w:val="00F85EDE"/>
    <w:rsid w:val="00F86013"/>
    <w:rsid w:val="00F90898"/>
    <w:rsid w:val="00F90A65"/>
    <w:rsid w:val="00F92216"/>
    <w:rsid w:val="00F927B5"/>
    <w:rsid w:val="00F93037"/>
    <w:rsid w:val="00F934DA"/>
    <w:rsid w:val="00F93F67"/>
    <w:rsid w:val="00F9408E"/>
    <w:rsid w:val="00F94370"/>
    <w:rsid w:val="00F94C8B"/>
    <w:rsid w:val="00F94D01"/>
    <w:rsid w:val="00F94D04"/>
    <w:rsid w:val="00F95660"/>
    <w:rsid w:val="00F95987"/>
    <w:rsid w:val="00F959FA"/>
    <w:rsid w:val="00F961CE"/>
    <w:rsid w:val="00F964CB"/>
    <w:rsid w:val="00F968C8"/>
    <w:rsid w:val="00F96C26"/>
    <w:rsid w:val="00F971AC"/>
    <w:rsid w:val="00F972C8"/>
    <w:rsid w:val="00F973E2"/>
    <w:rsid w:val="00F97BD8"/>
    <w:rsid w:val="00F97F10"/>
    <w:rsid w:val="00FA0091"/>
    <w:rsid w:val="00FA12C3"/>
    <w:rsid w:val="00FA1787"/>
    <w:rsid w:val="00FA1797"/>
    <w:rsid w:val="00FA2067"/>
    <w:rsid w:val="00FA25FA"/>
    <w:rsid w:val="00FA29CA"/>
    <w:rsid w:val="00FA2B98"/>
    <w:rsid w:val="00FA3665"/>
    <w:rsid w:val="00FA3C30"/>
    <w:rsid w:val="00FA43EF"/>
    <w:rsid w:val="00FA538A"/>
    <w:rsid w:val="00FA55C5"/>
    <w:rsid w:val="00FA5ED1"/>
    <w:rsid w:val="00FA6C03"/>
    <w:rsid w:val="00FA6E02"/>
    <w:rsid w:val="00FA7688"/>
    <w:rsid w:val="00FA7FDB"/>
    <w:rsid w:val="00FA7FE7"/>
    <w:rsid w:val="00FB0046"/>
    <w:rsid w:val="00FB0D06"/>
    <w:rsid w:val="00FB1644"/>
    <w:rsid w:val="00FB184C"/>
    <w:rsid w:val="00FB1B73"/>
    <w:rsid w:val="00FB2245"/>
    <w:rsid w:val="00FB2539"/>
    <w:rsid w:val="00FB2C21"/>
    <w:rsid w:val="00FB2C9F"/>
    <w:rsid w:val="00FB3B2E"/>
    <w:rsid w:val="00FB3C75"/>
    <w:rsid w:val="00FB4B17"/>
    <w:rsid w:val="00FB4D1A"/>
    <w:rsid w:val="00FB5559"/>
    <w:rsid w:val="00FB6119"/>
    <w:rsid w:val="00FB6808"/>
    <w:rsid w:val="00FB79FC"/>
    <w:rsid w:val="00FC1103"/>
    <w:rsid w:val="00FC1D30"/>
    <w:rsid w:val="00FC223A"/>
    <w:rsid w:val="00FC2CDB"/>
    <w:rsid w:val="00FC2E0B"/>
    <w:rsid w:val="00FC2E96"/>
    <w:rsid w:val="00FC3B2B"/>
    <w:rsid w:val="00FC4423"/>
    <w:rsid w:val="00FC482A"/>
    <w:rsid w:val="00FC4E33"/>
    <w:rsid w:val="00FC54BC"/>
    <w:rsid w:val="00FC577E"/>
    <w:rsid w:val="00FC6642"/>
    <w:rsid w:val="00FC6BEB"/>
    <w:rsid w:val="00FC6E99"/>
    <w:rsid w:val="00FD1521"/>
    <w:rsid w:val="00FD153D"/>
    <w:rsid w:val="00FD1A7F"/>
    <w:rsid w:val="00FD1E2F"/>
    <w:rsid w:val="00FD1E46"/>
    <w:rsid w:val="00FD1F2F"/>
    <w:rsid w:val="00FD2424"/>
    <w:rsid w:val="00FD2665"/>
    <w:rsid w:val="00FD26D2"/>
    <w:rsid w:val="00FD3FE7"/>
    <w:rsid w:val="00FD422C"/>
    <w:rsid w:val="00FD46D7"/>
    <w:rsid w:val="00FD4B5D"/>
    <w:rsid w:val="00FD5E2D"/>
    <w:rsid w:val="00FD6656"/>
    <w:rsid w:val="00FD66DE"/>
    <w:rsid w:val="00FD6E5A"/>
    <w:rsid w:val="00FE020A"/>
    <w:rsid w:val="00FE0509"/>
    <w:rsid w:val="00FE1068"/>
    <w:rsid w:val="00FE15BB"/>
    <w:rsid w:val="00FE176D"/>
    <w:rsid w:val="00FE1925"/>
    <w:rsid w:val="00FE1CE9"/>
    <w:rsid w:val="00FE2A3F"/>
    <w:rsid w:val="00FE2FF1"/>
    <w:rsid w:val="00FE3F7C"/>
    <w:rsid w:val="00FE46BF"/>
    <w:rsid w:val="00FE4C40"/>
    <w:rsid w:val="00FE4D35"/>
    <w:rsid w:val="00FE62F7"/>
    <w:rsid w:val="00FE6394"/>
    <w:rsid w:val="00FE682A"/>
    <w:rsid w:val="00FE6C7A"/>
    <w:rsid w:val="00FE712B"/>
    <w:rsid w:val="00FE7442"/>
    <w:rsid w:val="00FE7CD0"/>
    <w:rsid w:val="00FF053F"/>
    <w:rsid w:val="00FF1203"/>
    <w:rsid w:val="00FF1302"/>
    <w:rsid w:val="00FF150F"/>
    <w:rsid w:val="00FF165D"/>
    <w:rsid w:val="00FF1A29"/>
    <w:rsid w:val="00FF279E"/>
    <w:rsid w:val="00FF323E"/>
    <w:rsid w:val="00FF3943"/>
    <w:rsid w:val="00FF4167"/>
    <w:rsid w:val="00FF5385"/>
    <w:rsid w:val="00FF58CC"/>
    <w:rsid w:val="00FF5B85"/>
    <w:rsid w:val="00FF5C9A"/>
    <w:rsid w:val="00FF6E27"/>
    <w:rsid w:val="00FF6F95"/>
    <w:rsid w:val="00FF7465"/>
    <w:rsid w:val="00FF753C"/>
    <w:rsid w:val="00FF7792"/>
    <w:rsid w:val="00FF7A01"/>
    <w:rsid w:val="3FEF15A8"/>
    <w:rsid w:val="4DBFFBA2"/>
    <w:rsid w:val="5CDD93F4"/>
    <w:rsid w:val="72F3A2B1"/>
    <w:rsid w:val="777F92DB"/>
    <w:rsid w:val="7BE6A4A4"/>
    <w:rsid w:val="7DA76778"/>
    <w:rsid w:val="7E3E60FB"/>
    <w:rsid w:val="ABFFB3D2"/>
    <w:rsid w:val="ACE3896C"/>
    <w:rsid w:val="BDEF2C22"/>
    <w:rsid w:val="D4F7DAB1"/>
    <w:rsid w:val="DB7C46FC"/>
    <w:rsid w:val="DD7FF47B"/>
    <w:rsid w:val="DFEF7559"/>
    <w:rsid w:val="EEFCE768"/>
    <w:rsid w:val="F3F230F8"/>
    <w:rsid w:val="F4B7D24A"/>
    <w:rsid w:val="FCF73366"/>
    <w:rsid w:val="FDBF1AE1"/>
    <w:rsid w:val="FDFF3038"/>
    <w:rsid w:val="FF79F184"/>
    <w:rsid w:val="FFBB3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pPr>
      <w:spacing w:after="0" w:line="240" w:lineRule="auto"/>
    </w:pPr>
    <w:rPr>
      <w:rFonts w:ascii="Segoe UI" w:hAnsi="Segoe UI" w:cs="Segoe UI"/>
      <w:sz w:val="18"/>
      <w:szCs w:val="18"/>
    </w:rPr>
  </w:style>
  <w:style w:type="character" w:styleId="14">
    <w:name w:val="annotation reference"/>
    <w:basedOn w:val="11"/>
    <w:semiHidden/>
    <w:unhideWhenUsed/>
    <w:qFormat/>
    <w:uiPriority w:val="99"/>
    <w:rPr>
      <w:sz w:val="16"/>
      <w:szCs w:val="16"/>
    </w:rPr>
  </w:style>
  <w:style w:type="paragraph" w:styleId="15">
    <w:name w:val="annotation text"/>
    <w:basedOn w:val="1"/>
    <w:link w:val="43"/>
    <w:unhideWhenUsed/>
    <w:qFormat/>
    <w:uiPriority w:val="99"/>
    <w:pPr>
      <w:spacing w:line="240" w:lineRule="auto"/>
    </w:pPr>
    <w:rPr>
      <w:kern w:val="0"/>
      <w:sz w:val="20"/>
      <w:szCs w:val="20"/>
      <w14:ligatures w14:val="none"/>
    </w:rPr>
  </w:style>
  <w:style w:type="paragraph" w:styleId="16">
    <w:name w:val="annotation subject"/>
    <w:basedOn w:val="15"/>
    <w:next w:val="15"/>
    <w:link w:val="49"/>
    <w:semiHidden/>
    <w:unhideWhenUsed/>
    <w:qFormat/>
    <w:uiPriority w:val="99"/>
    <w:rPr>
      <w:b/>
      <w:bCs/>
      <w:kern w:val="2"/>
      <w14:ligatures w14:val="standardContextual"/>
    </w:rPr>
  </w:style>
  <w:style w:type="character" w:styleId="17">
    <w:name w:val="Emphasis"/>
    <w:basedOn w:val="11"/>
    <w:qFormat/>
    <w:uiPriority w:val="20"/>
    <w:rPr>
      <w:i/>
      <w:iCs/>
    </w:rPr>
  </w:style>
  <w:style w:type="paragraph" w:styleId="18">
    <w:name w:val="footer"/>
    <w:basedOn w:val="1"/>
    <w:link w:val="52"/>
    <w:unhideWhenUsed/>
    <w:qFormat/>
    <w:uiPriority w:val="99"/>
    <w:pPr>
      <w:tabs>
        <w:tab w:val="center" w:pos="4680"/>
        <w:tab w:val="right" w:pos="9360"/>
      </w:tabs>
      <w:spacing w:after="0" w:line="240" w:lineRule="auto"/>
    </w:pPr>
  </w:style>
  <w:style w:type="paragraph" w:styleId="19">
    <w:name w:val="header"/>
    <w:basedOn w:val="1"/>
    <w:link w:val="51"/>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467886" w:themeColor="hyperlink"/>
      <w:u w:val="single"/>
      <w14:textFill>
        <w14:solidFill>
          <w14:schemeClr w14:val="hlink"/>
        </w14:solidFill>
      </w14:textFill>
    </w:rPr>
  </w:style>
  <w:style w:type="character" w:styleId="21">
    <w:name w:val="line number"/>
    <w:basedOn w:val="11"/>
    <w:semiHidden/>
    <w:unhideWhenUsed/>
    <w:qFormat/>
    <w:uiPriority w:val="99"/>
  </w:style>
  <w:style w:type="paragraph" w:styleId="2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23">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Énfasis intenso1"/>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Referencia intensa1"/>
    <w:basedOn w:val="11"/>
    <w:qFormat/>
    <w:uiPriority w:val="32"/>
    <w:rPr>
      <w:b/>
      <w:bCs/>
      <w:smallCaps/>
      <w:color w:val="104862" w:themeColor="accent1" w:themeShade="BF"/>
      <w:spacing w:val="5"/>
    </w:rPr>
  </w:style>
  <w:style w:type="character" w:customStyle="1" w:styleId="43">
    <w:name w:val="Comment Text Char"/>
    <w:basedOn w:val="11"/>
    <w:link w:val="15"/>
    <w:qFormat/>
    <w:uiPriority w:val="99"/>
    <w:rPr>
      <w:kern w:val="0"/>
      <w:sz w:val="20"/>
      <w:szCs w:val="20"/>
      <w14:ligatures w14:val="none"/>
    </w:rPr>
  </w:style>
  <w:style w:type="paragraph" w:customStyle="1" w:styleId="44">
    <w:name w:val="Default"/>
    <w:qFormat/>
    <w:uiPriority w:val="0"/>
    <w:pPr>
      <w:autoSpaceDE w:val="0"/>
      <w:autoSpaceDN w:val="0"/>
      <w:adjustRightInd w:val="0"/>
    </w:pPr>
    <w:rPr>
      <w:rFonts w:ascii="Calibri" w:hAnsi="Calibri" w:cs="Calibri" w:eastAsiaTheme="minorHAnsi"/>
      <w:color w:val="000000"/>
      <w:sz w:val="24"/>
      <w:szCs w:val="24"/>
      <w:lang w:val="en-US" w:eastAsia="en-US" w:bidi="ar-SA"/>
      <w14:ligatures w14:val="standardContextual"/>
    </w:rPr>
  </w:style>
  <w:style w:type="character" w:customStyle="1" w:styleId="45">
    <w:name w:val="ref-title"/>
    <w:basedOn w:val="11"/>
    <w:qFormat/>
    <w:uiPriority w:val="0"/>
  </w:style>
  <w:style w:type="character" w:customStyle="1" w:styleId="46">
    <w:name w:val="ref-journal"/>
    <w:basedOn w:val="11"/>
    <w:qFormat/>
    <w:uiPriority w:val="0"/>
  </w:style>
  <w:style w:type="character" w:customStyle="1" w:styleId="47">
    <w:name w:val="ref-vol"/>
    <w:basedOn w:val="11"/>
    <w:qFormat/>
    <w:uiPriority w:val="0"/>
  </w:style>
  <w:style w:type="paragraph" w:customStyle="1" w:styleId="48">
    <w:name w:val="Revisión1"/>
    <w:hidden/>
    <w:semiHidden/>
    <w:qFormat/>
    <w:uiPriority w:val="99"/>
    <w:rPr>
      <w:rFonts w:asciiTheme="minorHAnsi" w:hAnsiTheme="minorHAnsi" w:eastAsiaTheme="minorHAnsi" w:cstheme="minorBidi"/>
      <w:kern w:val="2"/>
      <w:sz w:val="24"/>
      <w:szCs w:val="24"/>
      <w:lang w:val="en-US" w:eastAsia="en-US" w:bidi="ar-SA"/>
      <w14:ligatures w14:val="standardContextual"/>
    </w:rPr>
  </w:style>
  <w:style w:type="character" w:customStyle="1" w:styleId="49">
    <w:name w:val="Comment Subject Char"/>
    <w:basedOn w:val="43"/>
    <w:link w:val="16"/>
    <w:semiHidden/>
    <w:qFormat/>
    <w:uiPriority w:val="99"/>
    <w:rPr>
      <w:b/>
      <w:bCs/>
      <w:kern w:val="0"/>
      <w:sz w:val="20"/>
      <w:szCs w:val="20"/>
      <w14:ligatures w14:val="none"/>
    </w:rPr>
  </w:style>
  <w:style w:type="character" w:customStyle="1" w:styleId="50">
    <w:name w:val="Unresolved Mention1"/>
    <w:basedOn w:val="11"/>
    <w:semiHidden/>
    <w:unhideWhenUsed/>
    <w:qFormat/>
    <w:uiPriority w:val="99"/>
    <w:rPr>
      <w:color w:val="605E5C"/>
      <w:shd w:val="clear" w:color="auto" w:fill="E1DFDD"/>
    </w:rPr>
  </w:style>
  <w:style w:type="character" w:customStyle="1" w:styleId="51">
    <w:name w:val="Header Char"/>
    <w:basedOn w:val="11"/>
    <w:link w:val="19"/>
    <w:qFormat/>
    <w:uiPriority w:val="99"/>
  </w:style>
  <w:style w:type="character" w:customStyle="1" w:styleId="52">
    <w:name w:val="Footer Char"/>
    <w:basedOn w:val="11"/>
    <w:link w:val="18"/>
    <w:qFormat/>
    <w:uiPriority w:val="99"/>
  </w:style>
  <w:style w:type="character" w:customStyle="1" w:styleId="53">
    <w:name w:val="Balloon Text Char"/>
    <w:basedOn w:val="11"/>
    <w:link w:val="13"/>
    <w:semiHidden/>
    <w:qFormat/>
    <w:uiPriority w:val="99"/>
    <w:rPr>
      <w:rFonts w:ascii="Segoe UI" w:hAnsi="Segoe UI" w:cs="Segoe UI"/>
      <w:sz w:val="18"/>
      <w:szCs w:val="18"/>
    </w:rPr>
  </w:style>
  <w:style w:type="paragraph" w:customStyle="1" w:styleId="54">
    <w:name w:val="Bibliografía1"/>
    <w:basedOn w:val="1"/>
    <w:next w:val="1"/>
    <w:unhideWhenUsed/>
    <w:qFormat/>
    <w:uiPriority w:val="37"/>
  </w:style>
  <w:style w:type="paragraph" w:customStyle="1" w:styleId="55">
    <w:name w:val="Revision"/>
    <w:hidden/>
    <w:semiHidden/>
    <w:qFormat/>
    <w:uiPriority w:val="99"/>
    <w:rPr>
      <w:rFonts w:asciiTheme="minorHAnsi" w:hAnsiTheme="minorHAnsi" w:eastAsiaTheme="minorHAnsi" w:cstheme="minorBidi"/>
      <w:kern w:val="2"/>
      <w:sz w:val="24"/>
      <w:szCs w:val="24"/>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9680</Words>
  <Characters>55182</Characters>
  <Lines>1</Lines>
  <Paragraphs>1</Paragraphs>
  <TotalTime>16</TotalTime>
  <ScaleCrop>false</ScaleCrop>
  <LinksUpToDate>false</LinksUpToDate>
  <CharactersWithSpaces>64733</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2026-05-21T02:19:00Z</dcterms:created>
  <dc:creator>Cecilia Estalles</dc:creator>
  <cp:lastModifiedBy>marcelo</cp:lastModifiedBy>
  <cp:lastPrinted>2025-08-19T06:42:00Z</cp:lastPrinted>
  <dcterms:modified xsi:type="dcterms:W3CDTF">2026-06-03T14:45:39Z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id="VriWiSKp"/&gt;&lt;style id="http://www.zotero.org/styles/evolution" hasBibliography="1" bibliographyStyleHasBeenSet="1"/&gt;&lt;prefs&gt;&lt;pref name="fieldType" value="Field"/&gt;&lt;pref name="automaticJournalAbbrevi</vt:lpwstr>
  </property>
  <property fmtid="{D5CDD505-2E9C-101B-9397-08002B2CF9AE}" pid="3" name="ZOTERO_PREF_2">
    <vt:lpwstr>ations" value="true"/&gt;&lt;/prefs&gt;&lt;/data&gt;</vt:lpwstr>
  </property>
  <property fmtid="{D5CDD505-2E9C-101B-9397-08002B2CF9AE}" pid="4" name="KSOProductBuildVer">
    <vt:lpwstr>1033-11.1.0.11719</vt:lpwstr>
  </property>
</Properties>
</file>